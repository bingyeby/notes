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r>
        <w:rPr>
          <w:rFonts w:hint="eastAsia"/>
          <w:lang w:val="en-US" w:eastAsia="zh-CN"/>
        </w:rPr>
        <w:t>--</w:t>
      </w:r>
    </w:p>
    <w:p>
      <w:pPr>
        <w:pStyle w:val="14"/>
        <w:tabs>
          <w:tab w:val="right" w:leader="dot" w:pos="10658"/>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_Toc16303 </w:instrText>
      </w:r>
      <w:r>
        <w:rPr>
          <w:rFonts w:hint="eastAsia"/>
          <w:lang w:val="en-US" w:eastAsia="zh-CN"/>
        </w:rPr>
        <w:fldChar w:fldCharType="separate"/>
      </w:r>
      <w:r>
        <w:rPr>
          <w:rFonts w:hint="eastAsia"/>
          <w:lang w:val="en-US" w:eastAsia="zh-CN"/>
        </w:rPr>
        <w:t>布局新时代</w:t>
      </w:r>
      <w:r>
        <w:tab/>
      </w:r>
      <w:r>
        <w:fldChar w:fldCharType="begin"/>
      </w:r>
      <w:r>
        <w:instrText xml:space="preserve"> PAGEREF _Toc16303 </w:instrText>
      </w:r>
      <w:r>
        <w:fldChar w:fldCharType="separate"/>
      </w:r>
      <w:r>
        <w:t>1</w:t>
      </w:r>
      <w:r>
        <w:fldChar w:fldCharType="end"/>
      </w:r>
      <w:r>
        <w:rPr>
          <w:rFonts w:hint="eastAsia"/>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_Toc23798 </w:instrText>
      </w:r>
      <w:r>
        <w:rPr>
          <w:rFonts w:hint="eastAsia" w:ascii="Consolas" w:hAnsi="Consolas" w:eastAsia="新宋体"/>
          <w:w w:val="120"/>
          <w:kern w:val="2"/>
          <w:szCs w:val="22"/>
          <w:lang w:val="en-US" w:eastAsia="zh-CN"/>
        </w:rPr>
        <w:fldChar w:fldCharType="separate"/>
      </w:r>
      <w:r>
        <w:rPr>
          <w:rFonts w:hint="eastAsia"/>
          <w:lang w:val="en-US" w:eastAsia="zh-CN"/>
        </w:rPr>
        <w:t>关于多列布局[--column]</w:t>
      </w:r>
      <w:r>
        <w:tab/>
      </w:r>
      <w:r>
        <w:fldChar w:fldCharType="begin"/>
      </w:r>
      <w:r>
        <w:instrText xml:space="preserve"> PAGEREF _Toc23798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_Toc25368 </w:instrText>
      </w:r>
      <w:r>
        <w:rPr>
          <w:rFonts w:hint="eastAsia" w:ascii="Consolas" w:hAnsi="Consolas" w:eastAsia="新宋体"/>
          <w:w w:val="120"/>
          <w:kern w:val="2"/>
          <w:szCs w:val="22"/>
          <w:lang w:val="en-US" w:eastAsia="zh-CN"/>
        </w:rPr>
        <w:fldChar w:fldCharType="separate"/>
      </w:r>
      <w:r>
        <w:rPr>
          <w:rFonts w:hint="eastAsia"/>
          <w:lang w:val="en-US" w:eastAsia="zh-CN"/>
        </w:rPr>
        <w:t>基础概念</w:t>
      </w:r>
      <w:r>
        <w:tab/>
      </w:r>
      <w:r>
        <w:fldChar w:fldCharType="begin"/>
      </w:r>
      <w:r>
        <w:instrText xml:space="preserve"> PAGEREF _Toc25368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_Toc25856 </w:instrText>
      </w:r>
      <w:r>
        <w:rPr>
          <w:rFonts w:hint="eastAsia" w:ascii="Consolas" w:hAnsi="Consolas" w:eastAsia="新宋体"/>
          <w:w w:val="120"/>
          <w:kern w:val="2"/>
          <w:szCs w:val="22"/>
          <w:lang w:val="en-US" w:eastAsia="zh-CN"/>
        </w:rPr>
        <w:fldChar w:fldCharType="separate"/>
      </w:r>
      <w:r>
        <w:rPr>
          <w:rFonts w:hint="eastAsia"/>
          <w:lang w:val="en-US" w:eastAsia="zh-CN"/>
        </w:rPr>
        <w:t>说明：</w:t>
      </w:r>
      <w:r>
        <w:tab/>
      </w:r>
      <w:r>
        <w:fldChar w:fldCharType="begin"/>
      </w:r>
      <w:r>
        <w:instrText xml:space="preserve"> PAGEREF _Toc25856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_Toc22476 </w:instrText>
      </w:r>
      <w:r>
        <w:rPr>
          <w:rFonts w:hint="eastAsia" w:ascii="Consolas" w:hAnsi="Consolas" w:eastAsia="新宋体"/>
          <w:w w:val="120"/>
          <w:kern w:val="2"/>
          <w:szCs w:val="22"/>
          <w:lang w:val="en-US" w:eastAsia="zh-CN"/>
        </w:rPr>
        <w:fldChar w:fldCharType="separate"/>
      </w:r>
      <w:r>
        <w:rPr>
          <w:rFonts w:hint="eastAsia"/>
          <w:lang w:val="en-US" w:eastAsia="zh-CN"/>
        </w:rPr>
        <w:t>属性列表</w:t>
      </w:r>
      <w:r>
        <w:tab/>
      </w:r>
      <w:r>
        <w:fldChar w:fldCharType="begin"/>
      </w:r>
      <w:r>
        <w:instrText xml:space="preserve"> PAGEREF _Toc22476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_Toc13708 </w:instrText>
      </w:r>
      <w:r>
        <w:rPr>
          <w:rFonts w:hint="eastAsia" w:ascii="Consolas" w:hAnsi="Consolas" w:eastAsia="新宋体"/>
          <w:w w:val="120"/>
          <w:kern w:val="2"/>
          <w:szCs w:val="22"/>
          <w:lang w:val="en-US" w:eastAsia="zh-CN"/>
        </w:rPr>
        <w:fldChar w:fldCharType="separate"/>
      </w:r>
      <w:r>
        <w:rPr>
          <w:rFonts w:hint="eastAsia"/>
          <w:lang w:eastAsia="zh-CN"/>
        </w:rPr>
        <w:t>列宽</w:t>
      </w:r>
      <w:r>
        <w:tab/>
      </w:r>
      <w:r>
        <w:fldChar w:fldCharType="begin"/>
      </w:r>
      <w:r>
        <w:instrText xml:space="preserve"> PAGEREF _Toc13708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_Toc23250 </w:instrText>
      </w:r>
      <w:r>
        <w:rPr>
          <w:rFonts w:hint="eastAsia" w:ascii="Consolas" w:hAnsi="Consolas" w:eastAsia="新宋体"/>
          <w:w w:val="120"/>
          <w:kern w:val="2"/>
          <w:szCs w:val="22"/>
          <w:lang w:val="en-US" w:eastAsia="zh-CN"/>
        </w:rPr>
        <w:fldChar w:fldCharType="separate"/>
      </w:r>
      <w:r>
        <w:rPr>
          <w:rFonts w:hint="eastAsia"/>
        </w:rPr>
        <w:t>列个数</w:t>
      </w:r>
      <w:r>
        <w:rPr>
          <w:rFonts w:hint="eastAsia"/>
          <w:lang w:val="en-US" w:eastAsia="zh-CN"/>
        </w:rPr>
        <w:t xml:space="preserve"> </w:t>
      </w:r>
      <w:r>
        <w:rPr>
          <w:rFonts w:hint="eastAsia"/>
        </w:rPr>
        <w:t>列宽度</w:t>
      </w:r>
      <w:r>
        <w:tab/>
      </w:r>
      <w:r>
        <w:fldChar w:fldCharType="begin"/>
      </w:r>
      <w:r>
        <w:instrText xml:space="preserve"> PAGEREF _Toc23250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_Toc19616 </w:instrText>
      </w:r>
      <w:r>
        <w:rPr>
          <w:rFonts w:hint="eastAsia" w:ascii="Consolas" w:hAnsi="Consolas" w:eastAsia="新宋体"/>
          <w:w w:val="120"/>
          <w:kern w:val="2"/>
          <w:szCs w:val="22"/>
          <w:lang w:val="en-US" w:eastAsia="zh-CN"/>
        </w:rPr>
        <w:fldChar w:fldCharType="separate"/>
      </w:r>
      <w:r>
        <w:rPr>
          <w:rFonts w:hint="eastAsia"/>
          <w:lang w:val="en-US" w:eastAsia="zh-CN"/>
        </w:rPr>
        <w:t xml:space="preserve">列间距 </w:t>
      </w:r>
      <w:r>
        <w:rPr>
          <w:rFonts w:hint="eastAsia"/>
          <w:lang w:eastAsia="zh-CN"/>
        </w:rPr>
        <w:t>列边</w:t>
      </w:r>
      <w:r>
        <w:tab/>
      </w:r>
      <w:r>
        <w:fldChar w:fldCharType="begin"/>
      </w:r>
      <w:r>
        <w:instrText xml:space="preserve"> PAGEREF _Toc19616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_Toc15048 </w:instrText>
      </w:r>
      <w:r>
        <w:rPr>
          <w:rFonts w:hint="eastAsia" w:ascii="Consolas" w:hAnsi="Consolas" w:eastAsia="新宋体"/>
          <w:w w:val="120"/>
          <w:kern w:val="2"/>
          <w:szCs w:val="22"/>
          <w:lang w:val="en-US" w:eastAsia="zh-CN"/>
        </w:rPr>
        <w:fldChar w:fldCharType="separate"/>
      </w:r>
      <w:r>
        <w:rPr>
          <w:rFonts w:hint="eastAsia"/>
        </w:rPr>
        <w:t>列之间的缝隙间隔宽度</w:t>
      </w:r>
      <w:r>
        <w:tab/>
      </w:r>
      <w:r>
        <w:fldChar w:fldCharType="begin"/>
      </w:r>
      <w:r>
        <w:instrText xml:space="preserve"> PAGEREF _Toc15048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_Toc11338 </w:instrText>
      </w:r>
      <w:r>
        <w:rPr>
          <w:rFonts w:hint="eastAsia" w:ascii="Consolas" w:hAnsi="Consolas" w:eastAsia="新宋体"/>
          <w:w w:val="120"/>
          <w:kern w:val="2"/>
          <w:szCs w:val="22"/>
          <w:lang w:val="en-US" w:eastAsia="zh-CN"/>
        </w:rPr>
        <w:fldChar w:fldCharType="separate"/>
      </w:r>
      <w:r>
        <w:rPr>
          <w:rFonts w:hint="eastAsia"/>
        </w:rPr>
        <w:t>列间距column-gap</w:t>
      </w:r>
      <w:r>
        <w:tab/>
      </w:r>
      <w:r>
        <w:fldChar w:fldCharType="begin"/>
      </w:r>
      <w:r>
        <w:instrText xml:space="preserve"> PAGEREF _Toc11338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_Toc20420 </w:instrText>
      </w:r>
      <w:r>
        <w:rPr>
          <w:rFonts w:hint="eastAsia" w:ascii="Consolas" w:hAnsi="Consolas" w:eastAsia="新宋体"/>
          <w:w w:val="120"/>
          <w:kern w:val="2"/>
          <w:szCs w:val="22"/>
          <w:lang w:val="en-US" w:eastAsia="zh-CN"/>
        </w:rPr>
        <w:fldChar w:fldCharType="separate"/>
      </w:r>
      <w:r>
        <w:rPr>
          <w:rFonts w:hint="eastAsia"/>
          <w:lang w:eastAsia="zh-CN"/>
        </w:rPr>
        <w:t>列</w:t>
      </w:r>
      <w:r>
        <w:rPr>
          <w:rFonts w:hint="eastAsia"/>
        </w:rPr>
        <w:t>边框column-rule</w:t>
      </w:r>
      <w:r>
        <w:tab/>
      </w:r>
      <w:r>
        <w:fldChar w:fldCharType="begin"/>
      </w:r>
      <w:r>
        <w:instrText xml:space="preserve"> PAGEREF _Toc20420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_Toc14723 </w:instrText>
      </w:r>
      <w:r>
        <w:rPr>
          <w:rFonts w:hint="eastAsia" w:ascii="Consolas" w:hAnsi="Consolas" w:eastAsia="新宋体"/>
          <w:w w:val="120"/>
          <w:kern w:val="2"/>
          <w:szCs w:val="22"/>
          <w:lang w:val="en-US" w:eastAsia="zh-CN"/>
        </w:rPr>
        <w:fldChar w:fldCharType="separate"/>
      </w:r>
      <w:r>
        <w:rPr>
          <w:rFonts w:hint="eastAsia"/>
          <w:lang w:val="en-US" w:eastAsia="zh-CN"/>
        </w:rPr>
        <w:t>demo</w:t>
      </w:r>
      <w:r>
        <w:tab/>
      </w:r>
      <w:r>
        <w:fldChar w:fldCharType="begin"/>
      </w:r>
      <w:r>
        <w:instrText xml:space="preserve"> PAGEREF _Toc14723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_Toc2864 </w:instrText>
      </w:r>
      <w:r>
        <w:rPr>
          <w:rFonts w:hint="eastAsia" w:ascii="Consolas" w:hAnsi="Consolas" w:eastAsia="新宋体"/>
          <w:w w:val="120"/>
          <w:kern w:val="2"/>
          <w:szCs w:val="22"/>
          <w:lang w:val="en-US" w:eastAsia="zh-CN"/>
        </w:rPr>
        <w:fldChar w:fldCharType="separate"/>
      </w:r>
      <w:r>
        <w:rPr>
          <w:rFonts w:hint="eastAsia"/>
          <w:lang w:val="en-US" w:eastAsia="zh-CN"/>
        </w:rPr>
        <w:t>demo-columns</w:t>
      </w:r>
      <w:r>
        <w:tab/>
      </w:r>
      <w:r>
        <w:fldChar w:fldCharType="begin"/>
      </w:r>
      <w:r>
        <w:instrText xml:space="preserve"> PAGEREF _Toc2864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_Toc1814 </w:instrText>
      </w:r>
      <w:r>
        <w:rPr>
          <w:rFonts w:hint="eastAsia" w:ascii="Consolas" w:hAnsi="Consolas" w:eastAsia="新宋体"/>
          <w:w w:val="120"/>
          <w:kern w:val="2"/>
          <w:szCs w:val="22"/>
          <w:lang w:val="en-US" w:eastAsia="zh-CN"/>
        </w:rPr>
        <w:fldChar w:fldCharType="separate"/>
      </w:r>
      <w:r>
        <w:rPr>
          <w:rFonts w:hint="eastAsia"/>
          <w:lang w:val="en-US" w:eastAsia="zh-CN"/>
        </w:rPr>
        <w:t>demo</w:t>
      </w:r>
      <w:r>
        <w:tab/>
      </w:r>
      <w:r>
        <w:fldChar w:fldCharType="begin"/>
      </w:r>
      <w:r>
        <w:instrText xml:space="preserve"> PAGEREF _Toc1814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_Toc10125 </w:instrText>
      </w:r>
      <w:r>
        <w:rPr>
          <w:rFonts w:hint="eastAsia" w:ascii="Consolas" w:hAnsi="Consolas" w:eastAsia="新宋体"/>
          <w:w w:val="120"/>
          <w:kern w:val="2"/>
          <w:szCs w:val="22"/>
          <w:lang w:val="en-US" w:eastAsia="zh-CN"/>
        </w:rPr>
        <w:fldChar w:fldCharType="separate"/>
      </w:r>
      <w:r>
        <w:rPr>
          <w:rFonts w:hint="eastAsia"/>
          <w:lang w:val="en-US" w:eastAsia="zh-CN"/>
        </w:rPr>
        <w:t>关于伸缩盒Flexbox布局</w:t>
      </w:r>
      <w:r>
        <w:tab/>
      </w:r>
      <w:r>
        <w:fldChar w:fldCharType="begin"/>
      </w:r>
      <w:r>
        <w:instrText xml:space="preserve"> PAGEREF _Toc10125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_Toc5341 </w:instrText>
      </w:r>
      <w:r>
        <w:rPr>
          <w:rFonts w:hint="eastAsia" w:ascii="Consolas" w:hAnsi="Consolas" w:eastAsia="新宋体"/>
          <w:w w:val="120"/>
          <w:kern w:val="2"/>
          <w:szCs w:val="22"/>
          <w:lang w:val="en-US" w:eastAsia="zh-CN"/>
        </w:rPr>
        <w:fldChar w:fldCharType="separate"/>
      </w:r>
      <w:r>
        <w:rPr>
          <w:rFonts w:hint="eastAsia"/>
          <w:vertAlign w:val="baseline"/>
          <w:lang w:val="en-US" w:eastAsia="zh-CN"/>
        </w:rPr>
        <w:t>flex</w:t>
      </w:r>
      <w:r>
        <w:tab/>
      </w:r>
      <w:r>
        <w:fldChar w:fldCharType="begin"/>
      </w:r>
      <w:r>
        <w:instrText xml:space="preserve"> PAGEREF _Toc5341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_Toc32576 </w:instrText>
      </w:r>
      <w:r>
        <w:rPr>
          <w:rFonts w:hint="eastAsia" w:ascii="Consolas" w:hAnsi="Consolas" w:eastAsia="新宋体"/>
          <w:w w:val="120"/>
          <w:kern w:val="2"/>
          <w:szCs w:val="22"/>
          <w:lang w:val="en-US" w:eastAsia="zh-CN"/>
        </w:rPr>
        <w:fldChar w:fldCharType="separate"/>
      </w:r>
      <w:r>
        <w:rPr>
          <w:rFonts w:hint="eastAsia"/>
          <w:lang w:eastAsia="zh-CN"/>
        </w:rPr>
        <w:t>基础概念</w:t>
      </w:r>
      <w:r>
        <w:tab/>
      </w:r>
      <w:r>
        <w:fldChar w:fldCharType="begin"/>
      </w:r>
      <w:r>
        <w:instrText xml:space="preserve"> PAGEREF _Toc32576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_Toc3540 </w:instrText>
      </w:r>
      <w:r>
        <w:rPr>
          <w:rFonts w:hint="eastAsia" w:ascii="Consolas" w:hAnsi="Consolas" w:eastAsia="新宋体"/>
          <w:w w:val="120"/>
          <w:kern w:val="2"/>
          <w:szCs w:val="22"/>
          <w:lang w:val="en-US" w:eastAsia="zh-CN"/>
        </w:rPr>
        <w:fldChar w:fldCharType="separate"/>
      </w:r>
      <w:r>
        <w:rPr>
          <w:rFonts w:hint="eastAsia"/>
        </w:rPr>
        <w:t>flexbox术语</w:t>
      </w:r>
      <w:r>
        <w:tab/>
      </w:r>
      <w:r>
        <w:fldChar w:fldCharType="begin"/>
      </w:r>
      <w:r>
        <w:instrText xml:space="preserve"> PAGEREF _Toc3540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_Toc2771 </w:instrText>
      </w:r>
      <w:r>
        <w:rPr>
          <w:rFonts w:hint="eastAsia" w:ascii="Consolas" w:hAnsi="Consolas" w:eastAsia="新宋体"/>
          <w:w w:val="120"/>
          <w:kern w:val="2"/>
          <w:szCs w:val="22"/>
          <w:lang w:val="en-US" w:eastAsia="zh-CN"/>
        </w:rPr>
        <w:fldChar w:fldCharType="separate"/>
      </w:r>
      <w:r>
        <w:rPr>
          <w:rFonts w:hint="eastAsia"/>
        </w:rPr>
        <w:t>伸缩容器的属性</w:t>
      </w:r>
      <w:r>
        <w:tab/>
      </w:r>
      <w:r>
        <w:fldChar w:fldCharType="begin"/>
      </w:r>
      <w:r>
        <w:instrText xml:space="preserve"> PAGEREF _Toc2771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_Toc9167 </w:instrText>
      </w:r>
      <w:r>
        <w:rPr>
          <w:rFonts w:hint="eastAsia" w:ascii="Consolas" w:hAnsi="Consolas" w:eastAsia="新宋体"/>
          <w:w w:val="120"/>
          <w:kern w:val="2"/>
          <w:szCs w:val="22"/>
          <w:lang w:val="en-US" w:eastAsia="zh-CN"/>
        </w:rPr>
        <w:fldChar w:fldCharType="separate"/>
      </w:r>
      <w:r>
        <w:rPr>
          <w:rFonts w:hint="eastAsia"/>
        </w:rPr>
        <w:t>主轴对齐justify-content</w:t>
      </w:r>
      <w:r>
        <w:tab/>
      </w:r>
      <w:r>
        <w:fldChar w:fldCharType="begin"/>
      </w:r>
      <w:r>
        <w:instrText xml:space="preserve"> PAGEREF _Toc9167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_Toc19038 </w:instrText>
      </w:r>
      <w:r>
        <w:rPr>
          <w:rFonts w:hint="eastAsia" w:ascii="Consolas" w:hAnsi="Consolas" w:eastAsia="新宋体"/>
          <w:w w:val="120"/>
          <w:kern w:val="2"/>
          <w:szCs w:val="22"/>
          <w:lang w:val="en-US" w:eastAsia="zh-CN"/>
        </w:rPr>
        <w:fldChar w:fldCharType="separate"/>
      </w:r>
      <w:r>
        <w:rPr>
          <w:rFonts w:hint="default"/>
        </w:rPr>
        <w:t>侧轴对齐</w:t>
      </w:r>
      <w:r>
        <w:t>align-items</w:t>
      </w:r>
      <w:r>
        <w:rPr>
          <w:rFonts w:hint="eastAsia"/>
          <w:lang w:val="en-US" w:eastAsia="zh-CN"/>
        </w:rPr>
        <w:t>(</w:t>
      </w:r>
      <w:r>
        <w:rPr>
          <w:rFonts w:hint="default"/>
        </w:rPr>
        <w:t>align-self</w:t>
      </w:r>
      <w:r>
        <w:rPr>
          <w:rFonts w:hint="eastAsia"/>
          <w:lang w:val="en-US" w:eastAsia="zh-CN"/>
        </w:rPr>
        <w:t>)</w:t>
      </w:r>
      <w:r>
        <w:tab/>
      </w:r>
      <w:r>
        <w:fldChar w:fldCharType="begin"/>
      </w:r>
      <w:r>
        <w:instrText xml:space="preserve"> PAGEREF _Toc19038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_Toc24025 </w:instrText>
      </w:r>
      <w:r>
        <w:rPr>
          <w:rFonts w:hint="eastAsia" w:ascii="Consolas" w:hAnsi="Consolas" w:eastAsia="新宋体"/>
          <w:w w:val="120"/>
          <w:kern w:val="2"/>
          <w:szCs w:val="22"/>
          <w:lang w:val="en-US" w:eastAsia="zh-CN"/>
        </w:rPr>
        <w:fldChar w:fldCharType="separate"/>
      </w:r>
      <w:r>
        <w:rPr>
          <w:rFonts w:hint="default"/>
        </w:rPr>
        <w:t>堆栈伸缩行</w:t>
      </w:r>
      <w:r>
        <w:rPr>
          <w:rFonts w:hint="eastAsia"/>
          <w:lang w:val="en-US" w:eastAsia="zh-CN"/>
        </w:rPr>
        <w:t xml:space="preserve"> </w:t>
      </w:r>
      <w:r>
        <w:t>align-content</w:t>
      </w:r>
      <w:r>
        <w:tab/>
      </w:r>
      <w:r>
        <w:fldChar w:fldCharType="begin"/>
      </w:r>
      <w:r>
        <w:instrText xml:space="preserve"> PAGEREF _Toc24025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_Toc15075 </w:instrText>
      </w:r>
      <w:r>
        <w:rPr>
          <w:rFonts w:hint="eastAsia" w:ascii="Consolas" w:hAnsi="Consolas" w:eastAsia="新宋体"/>
          <w:w w:val="120"/>
          <w:kern w:val="2"/>
          <w:szCs w:val="22"/>
          <w:lang w:val="en-US" w:eastAsia="zh-CN"/>
        </w:rPr>
        <w:fldChar w:fldCharType="separate"/>
      </w:r>
      <w:r>
        <w:rPr>
          <w:rFonts w:hint="eastAsia"/>
        </w:rPr>
        <w:t>flex-flow 伸缩方向与换行</w:t>
      </w:r>
      <w:r>
        <w:tab/>
      </w:r>
      <w:r>
        <w:fldChar w:fldCharType="begin"/>
      </w:r>
      <w:r>
        <w:instrText xml:space="preserve"> PAGEREF _Toc15075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_Toc5761 </w:instrText>
      </w:r>
      <w:r>
        <w:rPr>
          <w:rFonts w:hint="eastAsia" w:ascii="Consolas" w:hAnsi="Consolas" w:eastAsia="新宋体"/>
          <w:w w:val="120"/>
          <w:kern w:val="2"/>
          <w:szCs w:val="22"/>
          <w:lang w:val="en-US" w:eastAsia="zh-CN"/>
        </w:rPr>
        <w:fldChar w:fldCharType="separate"/>
      </w:r>
      <w:r>
        <w:rPr>
          <w:rFonts w:hint="eastAsia"/>
        </w:rPr>
        <w:t>伸缩</w:t>
      </w:r>
      <w:r>
        <w:rPr>
          <w:rFonts w:hint="eastAsia"/>
          <w:lang w:eastAsia="zh-CN"/>
        </w:rPr>
        <w:t>项目</w:t>
      </w:r>
      <w:r>
        <w:rPr>
          <w:rFonts w:hint="eastAsia"/>
          <w:lang w:val="en-US" w:eastAsia="zh-CN"/>
        </w:rPr>
        <w:t>item</w:t>
      </w:r>
      <w:r>
        <w:rPr>
          <w:rFonts w:hint="eastAsia"/>
        </w:rPr>
        <w:t>的属性</w:t>
      </w:r>
      <w:r>
        <w:tab/>
      </w:r>
      <w:r>
        <w:fldChar w:fldCharType="begin"/>
      </w:r>
      <w:r>
        <w:instrText xml:space="preserve"> PAGEREF _Toc5761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_Toc16359 </w:instrText>
      </w:r>
      <w:r>
        <w:rPr>
          <w:rFonts w:hint="eastAsia" w:ascii="Consolas" w:hAnsi="Consolas" w:eastAsia="新宋体"/>
          <w:w w:val="120"/>
          <w:kern w:val="2"/>
          <w:szCs w:val="22"/>
          <w:lang w:val="en-US" w:eastAsia="zh-CN"/>
        </w:rPr>
        <w:fldChar w:fldCharType="separate"/>
      </w:r>
      <w:r>
        <w:rPr>
          <w:rFonts w:hint="eastAsia"/>
        </w:rPr>
        <w:t>flex 伸缩性</w:t>
      </w:r>
      <w:r>
        <w:tab/>
      </w:r>
      <w:r>
        <w:fldChar w:fldCharType="begin"/>
      </w:r>
      <w:r>
        <w:instrText xml:space="preserve"> PAGEREF _Toc16359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_Toc4515 </w:instrText>
      </w:r>
      <w:r>
        <w:rPr>
          <w:rFonts w:hint="eastAsia" w:ascii="Consolas" w:hAnsi="Consolas" w:eastAsia="新宋体"/>
          <w:w w:val="120"/>
          <w:kern w:val="2"/>
          <w:szCs w:val="22"/>
          <w:lang w:val="en-US" w:eastAsia="zh-CN"/>
        </w:rPr>
        <w:fldChar w:fldCharType="separate"/>
      </w:r>
      <w:r>
        <w:rPr>
          <w:rFonts w:hint="eastAsia"/>
        </w:rPr>
        <w:t>order 显示顺序</w:t>
      </w:r>
      <w:r>
        <w:tab/>
      </w:r>
      <w:r>
        <w:fldChar w:fldCharType="begin"/>
      </w:r>
      <w:r>
        <w:instrText xml:space="preserve"> PAGEREF _Toc4515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_Toc27287 </w:instrText>
      </w:r>
      <w:r>
        <w:rPr>
          <w:rFonts w:hint="eastAsia" w:ascii="Consolas" w:hAnsi="Consolas" w:eastAsia="新宋体"/>
          <w:w w:val="120"/>
          <w:kern w:val="2"/>
          <w:szCs w:val="22"/>
          <w:lang w:val="en-US" w:eastAsia="zh-CN"/>
        </w:rPr>
        <w:fldChar w:fldCharType="separate"/>
      </w:r>
      <w:r>
        <w:rPr>
          <w:rFonts w:hint="eastAsia"/>
        </w:rPr>
        <w:t>align-self 侧轴对齐</w:t>
      </w:r>
      <w:r>
        <w:tab/>
      </w:r>
      <w:r>
        <w:fldChar w:fldCharType="begin"/>
      </w:r>
      <w:r>
        <w:instrText xml:space="preserve"> PAGEREF _Toc27287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_Toc3441 </w:instrText>
      </w:r>
      <w:r>
        <w:rPr>
          <w:rFonts w:hint="eastAsia" w:ascii="Consolas" w:hAnsi="Consolas" w:eastAsia="新宋体"/>
          <w:w w:val="120"/>
          <w:kern w:val="2"/>
          <w:szCs w:val="22"/>
          <w:lang w:val="en-US" w:eastAsia="zh-CN"/>
        </w:rPr>
        <w:fldChar w:fldCharType="separate"/>
      </w:r>
      <w:r>
        <w:rPr>
          <w:rFonts w:hint="eastAsia"/>
        </w:rPr>
        <w:t>visibility 叠加项目</w:t>
      </w:r>
      <w:r>
        <w:tab/>
      </w:r>
      <w:r>
        <w:fldChar w:fldCharType="begin"/>
      </w:r>
      <w:r>
        <w:instrText xml:space="preserve"> PAGEREF _Toc3441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_Toc4910 </w:instrText>
      </w:r>
      <w:r>
        <w:rPr>
          <w:rFonts w:hint="eastAsia" w:ascii="Consolas" w:hAnsi="Consolas" w:eastAsia="新宋体"/>
          <w:w w:val="120"/>
          <w:kern w:val="2"/>
          <w:szCs w:val="22"/>
          <w:lang w:val="en-US" w:eastAsia="zh-CN"/>
        </w:rPr>
        <w:fldChar w:fldCharType="separate"/>
      </w:r>
      <w:r>
        <w:rPr>
          <w:rFonts w:hint="eastAsia"/>
          <w:lang w:val="en-US" w:eastAsia="zh-CN"/>
        </w:rPr>
        <w:t>其他</w:t>
      </w:r>
      <w:r>
        <w:tab/>
      </w:r>
      <w:r>
        <w:fldChar w:fldCharType="begin"/>
      </w:r>
      <w:r>
        <w:instrText xml:space="preserve"> PAGEREF _Toc4910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_Toc4295 </w:instrText>
      </w:r>
      <w:r>
        <w:rPr>
          <w:rFonts w:hint="eastAsia" w:ascii="Consolas" w:hAnsi="Consolas" w:eastAsia="新宋体"/>
          <w:w w:val="120"/>
          <w:kern w:val="2"/>
          <w:szCs w:val="22"/>
          <w:lang w:val="en-US" w:eastAsia="zh-CN"/>
        </w:rPr>
        <w:fldChar w:fldCharType="separate"/>
      </w:r>
      <w:r>
        <w:rPr>
          <w:rFonts w:hint="eastAsia"/>
        </w:rPr>
        <w:t>margin 外边距</w:t>
      </w:r>
      <w:r>
        <w:rPr>
          <w:rFonts w:hint="eastAsia"/>
          <w:lang w:val="en-US" w:eastAsia="zh-CN"/>
        </w:rPr>
        <w:t>的应用</w:t>
      </w:r>
      <w:r>
        <w:tab/>
      </w:r>
      <w:r>
        <w:fldChar w:fldCharType="begin"/>
      </w:r>
      <w:r>
        <w:instrText xml:space="preserve"> PAGEREF _Toc4295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_Toc7805 </w:instrText>
      </w:r>
      <w:r>
        <w:rPr>
          <w:rFonts w:hint="eastAsia" w:ascii="Consolas" w:hAnsi="Consolas" w:eastAsia="新宋体"/>
          <w:w w:val="120"/>
          <w:kern w:val="2"/>
          <w:szCs w:val="22"/>
          <w:lang w:val="en-US" w:eastAsia="zh-CN"/>
        </w:rPr>
        <w:fldChar w:fldCharType="separate"/>
      </w:r>
      <w:r>
        <w:rPr>
          <w:rFonts w:hint="eastAsia"/>
          <w:lang w:val="en-US" w:eastAsia="zh-CN"/>
        </w:rPr>
        <w:t>grid布局</w:t>
      </w:r>
      <w:r>
        <w:tab/>
      </w:r>
      <w:r>
        <w:fldChar w:fldCharType="begin"/>
      </w:r>
      <w:r>
        <w:instrText xml:space="preserve"> PAGEREF _Toc7805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rPr>
          <w:rFonts w:hint="eastAsia"/>
          <w:lang w:val="en-US" w:eastAsia="zh-CN"/>
        </w:rPr>
      </w:pPr>
      <w:r>
        <w:rPr>
          <w:rFonts w:hint="eastAsia" w:ascii="Consolas" w:hAnsi="Consolas" w:eastAsia="新宋体"/>
          <w:color w:val="C0504D"/>
          <w:w w:val="120"/>
          <w:kern w:val="2"/>
          <w:szCs w:val="22"/>
          <w:lang w:val="en-US" w:eastAsia="zh-CN"/>
        </w:rPr>
        <w:fldChar w:fldCharType="end"/>
      </w:r>
    </w:p>
    <w:p>
      <w:pPr>
        <w:pStyle w:val="35"/>
        <w:rPr>
          <w:rFonts w:hint="eastAsia"/>
          <w:lang w:val="en-US" w:eastAsia="zh-CN"/>
        </w:rPr>
      </w:pPr>
      <w:bookmarkStart w:id="0" w:name="_Toc16303"/>
      <w:bookmarkStart w:id="1" w:name="_Toc10475"/>
      <w:bookmarkStart w:id="2" w:name="_Toc14770"/>
      <w:bookmarkStart w:id="3" w:name="_Toc7967"/>
      <w:bookmarkStart w:id="4" w:name="_Toc19502"/>
      <w:bookmarkStart w:id="5" w:name="_Toc23085"/>
      <w:bookmarkStart w:id="6" w:name="_Toc25587"/>
      <w:bookmarkStart w:id="7" w:name="_Toc25485"/>
      <w:r>
        <w:rPr>
          <w:rFonts w:hint="eastAsia"/>
          <w:lang w:val="en-US" w:eastAsia="zh-CN"/>
        </w:rPr>
        <w:t>布局新时代</w:t>
      </w:r>
      <w:bookmarkEnd w:id="0"/>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eastAsia="宋体"/>
                <w:vertAlign w:val="baseline"/>
                <w:lang w:val="en-US" w:eastAsia="zh-CN"/>
              </w:rPr>
            </w:pPr>
          </w:p>
        </w:tc>
        <w:tc>
          <w:tcPr>
            <w:tcW w:w="8949" w:type="dxa"/>
            <w:vAlign w:val="top"/>
          </w:tcPr>
          <w:p>
            <w:pPr>
              <w:pStyle w:val="30"/>
              <w:rPr>
                <w:rFonts w:hint="eastAsia"/>
                <w:lang w:val="en-US" w:eastAsia="zh-CN"/>
              </w:rPr>
            </w:pPr>
            <w:r>
              <w:rPr>
                <w:rFonts w:hint="eastAsia"/>
              </w:rPr>
              <w:t>CSS布局的未来</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"http://www.w3cplus.com/css3/future-css-layouts.html" </w:instrText>
            </w:r>
            <w:r>
              <w:rPr>
                <w:rFonts w:hint="eastAsia"/>
                <w:lang w:val="en-US" w:eastAsia="zh-CN"/>
              </w:rPr>
              <w:fldChar w:fldCharType="separate"/>
            </w:r>
            <w:r>
              <w:rPr>
                <w:rStyle w:val="19"/>
                <w:rFonts w:hint="eastAsia"/>
                <w:lang w:val="en-US" w:eastAsia="zh-CN"/>
              </w:rPr>
              <w:t>http://www.w3cplus.com/css3/future-css-layouts.html</w:t>
            </w:r>
            <w:r>
              <w:rPr>
                <w:rFonts w:hint="eastAsia"/>
                <w:lang w:val="en-US" w:eastAsia="zh-CN"/>
              </w:rPr>
              <w:fldChar w:fldCharType="end"/>
            </w:r>
          </w:p>
          <w:p>
            <w:pPr>
              <w:pStyle w:val="30"/>
              <w:rPr>
                <w:rFonts w:hint="eastAsia"/>
                <w:lang w:val="en-US" w:eastAsia="zh-CN"/>
              </w:rPr>
            </w:pPr>
          </w:p>
          <w:p>
            <w:pPr>
              <w:pStyle w:val="30"/>
            </w:pPr>
            <w:r>
              <w:rPr>
                <w:rFonts w:hint="eastAsia"/>
              </w:rPr>
              <w:t>CSS多列布局Multi-column、伸缩布局Flexbox、网格布局Grid详解</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"http://www.5icool.org/a/201308/a2080.html" </w:instrText>
            </w:r>
            <w:r>
              <w:rPr>
                <w:rFonts w:hint="eastAsia"/>
                <w:lang w:val="en-US" w:eastAsia="zh-CN"/>
              </w:rPr>
              <w:fldChar w:fldCharType="separate"/>
            </w:r>
            <w:r>
              <w:rPr>
                <w:rStyle w:val="21"/>
                <w:rFonts w:hint="eastAsia"/>
                <w:lang w:val="en-US" w:eastAsia="zh-CN"/>
              </w:rPr>
              <w:t>http://www.5icool.org/a/201308/a2080.html</w:t>
            </w:r>
            <w:r>
              <w:rPr>
                <w:rFonts w:hint="eastAsia"/>
                <w:lang w:val="en-US" w:eastAsia="zh-CN"/>
              </w:rPr>
              <w:fldChar w:fldCharType="end"/>
            </w:r>
          </w:p>
          <w:p>
            <w:pPr>
              <w:pStyle w:val="30"/>
              <w:rPr>
                <w:rFonts w:hint="eastAsia"/>
                <w:lang w:val="en-US" w:eastAsia="zh-CN"/>
              </w:rPr>
            </w:pPr>
          </w:p>
          <w:p>
            <w:pPr>
              <w:pStyle w:val="30"/>
              <w:rPr>
                <w:rFonts w:hint="eastAsia"/>
                <w:lang w:val="en-US" w:eastAsia="zh-CN"/>
              </w:rPr>
            </w:pPr>
            <w:r>
              <w:rPr>
                <w:rFonts w:hint="eastAsia"/>
              </w:rPr>
              <w:t>FLEXBOX</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"http://www.w3cplus.com/blog/tags/157.html" </w:instrText>
            </w:r>
            <w:r>
              <w:rPr>
                <w:rFonts w:hint="eastAsia"/>
                <w:lang w:val="en-US" w:eastAsia="zh-CN"/>
              </w:rPr>
              <w:fldChar w:fldCharType="separate"/>
            </w:r>
            <w:r>
              <w:rPr>
                <w:rStyle w:val="21"/>
                <w:rFonts w:hint="eastAsia"/>
                <w:lang w:val="en-US" w:eastAsia="zh-CN"/>
              </w:rPr>
              <w:t>http://www.w3cplus.com/blog/tags/157.html</w:t>
            </w:r>
            <w:r>
              <w:rPr>
                <w:rFonts w:hint="eastAsia"/>
                <w:lang w:val="en-US" w:eastAsia="zh-CN"/>
              </w:rPr>
              <w:fldChar w:fldCharType="end"/>
            </w:r>
          </w:p>
          <w:p>
            <w:pPr>
              <w:pStyle w:val="30"/>
              <w:rPr>
                <w:rFonts w:hint="eastAsia"/>
                <w:lang w:val="en-US" w:eastAsia="zh-CN"/>
              </w:rPr>
            </w:pPr>
          </w:p>
          <w:p>
            <w:pPr>
              <w:pStyle w:val="30"/>
              <w:rPr>
                <w:rFonts w:hint="eastAsia"/>
                <w:lang w:val="en-US" w:eastAsia="zh-CN"/>
              </w:rPr>
            </w:pPr>
            <w:r>
              <w:rPr>
                <w:rFonts w:hint="eastAsia"/>
              </w:rPr>
              <w:t>COLUMNS</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"http://www.w3cplus.com/blog/tags/86.html" </w:instrText>
            </w:r>
            <w:r>
              <w:rPr>
                <w:rFonts w:hint="eastAsia"/>
                <w:lang w:val="en-US" w:eastAsia="zh-CN"/>
              </w:rPr>
              <w:fldChar w:fldCharType="separate"/>
            </w:r>
            <w:r>
              <w:rPr>
                <w:rStyle w:val="21"/>
                <w:rFonts w:hint="eastAsia"/>
                <w:lang w:val="en-US" w:eastAsia="zh-CN"/>
              </w:rPr>
              <w:t>http://www.w3cplus.com/blog/tags/86.html</w:t>
            </w:r>
            <w:r>
              <w:rPr>
                <w:rFonts w:hint="eastAsia"/>
                <w:lang w:val="en-US" w:eastAsia="zh-CN"/>
              </w:rPr>
              <w:fldChar w:fldCharType="end"/>
            </w:r>
          </w:p>
          <w:p>
            <w:pPr>
              <w:pStyle w:val="3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eastAsia="宋体"/>
                <w:vertAlign w:val="baseline"/>
                <w:lang w:val="en-US" w:eastAsia="zh-CN"/>
              </w:rPr>
            </w:pPr>
          </w:p>
        </w:tc>
        <w:tc>
          <w:tcPr>
            <w:tcW w:w="8949" w:type="dxa"/>
            <w:vAlign w:val="top"/>
          </w:tcPr>
          <w:p>
            <w:pPr>
              <w:pStyle w:val="30"/>
            </w:pPr>
            <w:r>
              <w:rPr>
                <w:rFonts w:hint="eastAsia"/>
              </w:rPr>
              <w:t>如何理解CSS的display属性</w:t>
            </w:r>
          </w:p>
          <w:p>
            <w:pPr>
              <w:pStyle w:val="30"/>
              <w:rPr>
                <w:rFonts w:hint="eastAsia"/>
              </w:rPr>
            </w:pPr>
            <w:r>
              <w:rPr>
                <w:rFonts w:hint="eastAsia"/>
              </w:rPr>
              <w:fldChar w:fldCharType="begin"/>
            </w:r>
            <w:r>
              <w:rPr>
                <w:rFonts w:hint="eastAsia"/>
              </w:rPr>
              <w:instrText xml:space="preserve"> HYPERLINK "http://www.w3cplus.com/css/how-well-do-you-know-display.html" </w:instrText>
            </w:r>
            <w:r>
              <w:rPr>
                <w:rFonts w:hint="eastAsia"/>
              </w:rPr>
              <w:fldChar w:fldCharType="separate"/>
            </w:r>
            <w:r>
              <w:rPr>
                <w:rFonts w:hint="eastAsia"/>
              </w:rPr>
              <w:t>http://www.w3cplus.com/css/how-well-do-you-know-display.html</w:t>
            </w:r>
            <w:r>
              <w:rPr>
                <w:rFonts w:hint="eastAsia"/>
              </w:rPr>
              <w:fldChar w:fldCharType="end"/>
            </w:r>
          </w:p>
          <w:p>
            <w:pPr>
              <w:pStyle w:val="30"/>
              <w:rPr>
                <w:rFonts w:hint="eastAsia"/>
              </w:rPr>
            </w:pPr>
          </w:p>
          <w:p>
            <w:pPr>
              <w:pStyle w:val="30"/>
            </w:pPr>
            <w:r>
              <w:rPr>
                <w:rFonts w:hint="eastAsia"/>
              </w:rPr>
              <w:t>CSS Grid布局指南</w:t>
            </w:r>
          </w:p>
          <w:p>
            <w:pPr>
              <w:pStyle w:val="30"/>
              <w:rPr>
                <w:rFonts w:hint="eastAsia"/>
                <w:lang w:val="en-US" w:eastAsia="zh-CN"/>
              </w:rPr>
            </w:pPr>
            <w:r>
              <w:rPr>
                <w:rFonts w:hint="eastAsia"/>
              </w:rPr>
              <w:fldChar w:fldCharType="begin"/>
            </w:r>
            <w:r>
              <w:rPr>
                <w:rFonts w:hint="eastAsia"/>
              </w:rPr>
              <w:instrText xml:space="preserve"> HYPERLINK "http://www.w3cplus.com/css3/a-complete-guide-css-grid-layout.html" </w:instrText>
            </w:r>
            <w:r>
              <w:rPr>
                <w:rFonts w:hint="eastAsia"/>
              </w:rPr>
              <w:fldChar w:fldCharType="separate"/>
            </w:r>
            <w:r>
              <w:rPr>
                <w:rFonts w:hint="eastAsia"/>
              </w:rPr>
              <w:t>http://www.w3cplus.com/css3/a-complete-guide-css-grid-layout.html</w:t>
            </w:r>
            <w:r>
              <w:rPr>
                <w:rFonts w:hint="eastAsia"/>
              </w:rPr>
              <w:fldChar w:fldCharType="end"/>
            </w:r>
            <w:r>
              <w:rPr>
                <w:rFonts w:hint="eastAsia"/>
                <w:lang w:val="en-US" w:eastAsia="zh-CN"/>
              </w:rPr>
              <w:t xml:space="preserve"> </w:t>
            </w:r>
          </w:p>
          <w:p>
            <w:pPr>
              <w:pStyle w:val="30"/>
              <w:rPr>
                <w:rFonts w:hint="eastAsia"/>
                <w:lang w:val="en-US" w:eastAsia="zh-CN"/>
              </w:rPr>
            </w:pPr>
          </w:p>
          <w:p>
            <w:pPr>
              <w:pStyle w:val="30"/>
            </w:pPr>
            <w:r>
              <w:rPr>
                <w:rFonts w:hint="eastAsia"/>
              </w:rPr>
              <w:t>一个完整的Flexbox指南</w:t>
            </w:r>
          </w:p>
          <w:p>
            <w:pPr>
              <w:pStyle w:val="30"/>
              <w:rPr>
                <w:rFonts w:hint="eastAsia"/>
                <w:lang w:val="en-US" w:eastAsia="zh-CN"/>
              </w:rPr>
            </w:pPr>
            <w:r>
              <w:rPr>
                <w:rFonts w:hint="eastAsia"/>
              </w:rPr>
              <w:fldChar w:fldCharType="begin"/>
            </w:r>
            <w:r>
              <w:rPr>
                <w:rFonts w:hint="eastAsia"/>
              </w:rPr>
              <w:instrText xml:space="preserve"> HYPERLINK "http://www.w3cplus.com/css3/a-guide-to-flexbox-new.html" </w:instrText>
            </w:r>
            <w:r>
              <w:rPr>
                <w:rFonts w:hint="eastAsia"/>
              </w:rPr>
              <w:fldChar w:fldCharType="separate"/>
            </w:r>
            <w:r>
              <w:rPr>
                <w:rFonts w:hint="eastAsia"/>
              </w:rPr>
              <w:t>http://www.w3cplus.com/css3/a-guide-to-flexbox-new.html</w:t>
            </w:r>
            <w:r>
              <w:rPr>
                <w:rFonts w:hint="eastAsia"/>
              </w:rPr>
              <w:fldChar w:fldCharType="end"/>
            </w:r>
            <w:r>
              <w:rPr>
                <w:rFonts w:hint="eastAsia"/>
                <w:lang w:val="en-US" w:eastAsia="zh-CN"/>
              </w:rPr>
              <w:t xml:space="preserve"> </w:t>
            </w:r>
          </w:p>
          <w:p>
            <w:pPr>
              <w:pStyle w:val="30"/>
              <w:rPr>
                <w:rFonts w:hint="eastAsia"/>
                <w:lang w:val="en-US" w:eastAsia="zh-CN"/>
              </w:rPr>
            </w:pPr>
          </w:p>
          <w:p>
            <w:pPr>
              <w:pStyle w:val="30"/>
              <w:rPr>
                <w:rFonts w:hint="eastAsia"/>
                <w:lang w:val="en-US" w:eastAsia="zh-CN"/>
              </w:rPr>
            </w:pPr>
            <w:r>
              <w:t>Web布局新系统：CSS Grid,Flexbox和Box Alignment</w:t>
            </w:r>
          </w:p>
          <w:p>
            <w:pPr>
              <w:pStyle w:val="30"/>
              <w:rPr>
                <w:rFonts w:hint="eastAsia"/>
                <w:lang w:val="en-US" w:eastAsia="zh-CN"/>
              </w:rPr>
            </w:pPr>
            <w:r>
              <w:rPr>
                <w:rFonts w:hint="eastAsia"/>
                <w:lang w:val="en-US" w:eastAsia="zh-CN"/>
              </w:rPr>
              <w:t>https://www.w3cplus.com/css/css-grids-flexbox-and-box-alignment-our-new-system-for-web-layout.html</w:t>
            </w:r>
          </w:p>
        </w:tc>
      </w:tr>
    </w:tbl>
    <w:p>
      <w:pPr>
        <w:pStyle w:val="35"/>
        <w:rPr>
          <w:rFonts w:hint="eastAsia" w:eastAsia="新宋体"/>
          <w:lang w:val="en-US" w:eastAsia="zh-CN"/>
        </w:rPr>
      </w:pPr>
      <w:bookmarkStart w:id="8" w:name="_Toc23798"/>
      <w:r>
        <w:rPr>
          <w:rFonts w:hint="eastAsia"/>
          <w:lang w:val="en-US" w:eastAsia="zh-CN"/>
        </w:rPr>
        <w:t>关于多列布局</w:t>
      </w:r>
      <w:bookmarkEnd w:id="1"/>
      <w:r>
        <w:rPr>
          <w:rFonts w:hint="eastAsia"/>
          <w:lang w:val="en-US" w:eastAsia="zh-CN"/>
        </w:rPr>
        <w:t>[--column]</w:t>
      </w:r>
      <w:bookmarkEnd w:id="2"/>
      <w:bookmarkEnd w:id="3"/>
      <w:bookmarkEnd w:id="4"/>
      <w:bookmarkEnd w:id="5"/>
      <w:bookmarkEnd w:id="6"/>
      <w:bookmarkEnd w:id="7"/>
      <w:bookmarkEnd w:id="8"/>
    </w:p>
    <w:p>
      <w:pPr>
        <w:pStyle w:val="29"/>
        <w:rPr>
          <w:rFonts w:hint="eastAsia"/>
          <w:lang w:val="en-US" w:eastAsia="zh-CN"/>
        </w:rPr>
      </w:pPr>
      <w:bookmarkStart w:id="9" w:name="_Toc25368"/>
      <w:r>
        <w:rPr>
          <w:rFonts w:hint="eastAsia"/>
          <w:lang w:val="en-US" w:eastAsia="zh-CN"/>
        </w:rPr>
        <w:t>基础概念</w:t>
      </w:r>
      <w:bookmarkEnd w:id="9"/>
    </w:p>
    <w:tbl>
      <w:tblPr>
        <w:tblStyle w:val="24"/>
        <w:tblW w:w="10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eastAsia="宋体"/>
                <w:vertAlign w:val="baseline"/>
                <w:lang w:val="en-US" w:eastAsia="zh-CN"/>
              </w:rPr>
            </w:pPr>
          </w:p>
        </w:tc>
        <w:tc>
          <w:tcPr>
            <w:tcW w:w="8966" w:type="dxa"/>
            <w:vAlign w:val="top"/>
          </w:tcPr>
          <w:p>
            <w:pPr>
              <w:pStyle w:val="30"/>
              <w:rPr>
                <w:rFonts w:hint="eastAsia"/>
                <w:lang w:val="en-US" w:eastAsia="zh-CN"/>
              </w:rPr>
            </w:pPr>
            <w:r>
              <w:rPr>
                <w:rFonts w:hint="default"/>
              </w:rPr>
              <w:fldChar w:fldCharType="begin"/>
            </w:r>
            <w:r>
              <w:rPr>
                <w:rFonts w:hint="default"/>
              </w:rPr>
              <w:instrText xml:space="preserve"> HYPERLINK "https://segmentfault.com/a/1190000003748570" </w:instrText>
            </w:r>
            <w:r>
              <w:rPr>
                <w:rFonts w:hint="default"/>
              </w:rPr>
              <w:fldChar w:fldCharType="separate"/>
            </w:r>
            <w:r>
              <w:rPr>
                <w:rFonts w:hint="default"/>
              </w:rPr>
              <w:t>css3中的多列布局columns详解</w:t>
            </w:r>
            <w:r>
              <w:rPr>
                <w:rFonts w:hint="default"/>
              </w:rPr>
              <w:fldChar w:fldCharType="end"/>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"https://segmentfault.com/a/1190000003748570" </w:instrText>
            </w:r>
            <w:r>
              <w:rPr>
                <w:rFonts w:hint="eastAsia"/>
                <w:lang w:val="en-US" w:eastAsia="zh-CN"/>
              </w:rPr>
              <w:fldChar w:fldCharType="separate"/>
            </w:r>
            <w:r>
              <w:rPr>
                <w:rFonts w:hint="eastAsia"/>
                <w:lang w:val="en-US" w:eastAsia="zh-CN"/>
              </w:rPr>
              <w:t>https://segmentfault.com/a/1190000003748570</w:t>
            </w:r>
            <w:r>
              <w:rPr>
                <w:rFonts w:hint="eastAsia"/>
                <w:lang w:val="en-US" w:eastAsia="zh-CN"/>
              </w:rPr>
              <w:fldChar w:fldCharType="end"/>
            </w:r>
          </w:p>
          <w:p>
            <w:pPr>
              <w:pStyle w:val="30"/>
              <w:rPr>
                <w:rFonts w:hint="eastAsia"/>
                <w:lang w:val="en-US" w:eastAsia="zh-CN"/>
              </w:rPr>
            </w:pPr>
          </w:p>
          <w:p>
            <w:pPr>
              <w:pStyle w:val="30"/>
              <w:rPr>
                <w:rFonts w:hint="eastAsia"/>
                <w:lang w:val="en-US" w:eastAsia="zh-CN"/>
              </w:rPr>
            </w:pPr>
            <w:r>
              <w:rPr>
                <w:rFonts w:hint="eastAsia"/>
              </w:rPr>
              <w:t>CSS3多列布局(columns)的用法</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"http://www.webhek.com/post/css3-multi-columns.html" </w:instrText>
            </w:r>
            <w:r>
              <w:rPr>
                <w:rFonts w:hint="eastAsia"/>
                <w:lang w:val="en-US" w:eastAsia="zh-CN"/>
              </w:rPr>
              <w:fldChar w:fldCharType="separate"/>
            </w:r>
            <w:r>
              <w:rPr>
                <w:rStyle w:val="19"/>
                <w:rFonts w:hint="eastAsia"/>
                <w:lang w:val="en-US" w:eastAsia="zh-CN"/>
              </w:rPr>
              <w:t>http://www.webhek.com/post/css3-multi-columns.html</w:t>
            </w:r>
            <w:r>
              <w:rPr>
                <w:rFonts w:hint="eastAsia"/>
                <w:lang w:val="en-US" w:eastAsia="zh-CN"/>
              </w:rPr>
              <w:fldChar w:fldCharType="end"/>
            </w:r>
          </w:p>
          <w:p>
            <w:pPr>
              <w:pStyle w:val="30"/>
              <w:rPr>
                <w:rFonts w:hint="eastAsia"/>
                <w:lang w:val="en-US" w:eastAsia="zh-CN"/>
              </w:rPr>
            </w:pPr>
          </w:p>
          <w:p>
            <w:pPr>
              <w:pStyle w:val="30"/>
              <w:rPr>
                <w:rFonts w:hint="eastAsia"/>
                <w:lang w:val="en-US" w:eastAsia="zh-CN"/>
              </w:rPr>
            </w:pPr>
            <w:r>
              <w:fldChar w:fldCharType="begin"/>
            </w:r>
            <w:r>
              <w:instrText xml:space="preserve"> HYPERLINK "http://blog.csdn.net/xxssyyyyssxx/article/details/53127860" </w:instrText>
            </w:r>
            <w:r>
              <w:fldChar w:fldCharType="separate"/>
            </w:r>
            <w:r>
              <w:rPr>
                <w:rFonts w:hint="eastAsia"/>
              </w:rPr>
              <w:t>CSS3布局样式相关：Columns、column-width、column-count、column-gap、column-rule、column-span、盒子模型、伸缩布局</w:t>
            </w:r>
            <w:r>
              <w:rPr>
                <w:rFonts w:hint="eastAsia"/>
              </w:rPr>
              <w:fldChar w:fldCharType="end"/>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"http://blog.csdn.net/xxssyyyyssxx/article/details/53127860" </w:instrText>
            </w:r>
            <w:r>
              <w:rPr>
                <w:rFonts w:hint="eastAsia"/>
                <w:lang w:val="en-US" w:eastAsia="zh-CN"/>
              </w:rPr>
              <w:fldChar w:fldCharType="separate"/>
            </w:r>
            <w:r>
              <w:rPr>
                <w:rStyle w:val="21"/>
                <w:rFonts w:hint="eastAsia"/>
                <w:lang w:val="en-US" w:eastAsia="zh-CN"/>
              </w:rPr>
              <w:t>http://blog.csdn.net/xxssyyyyssxx/article/details/53127860</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555" w:hRule="atLeast"/>
        </w:trPr>
        <w:tc>
          <w:tcPr>
            <w:tcW w:w="1923" w:type="dxa"/>
            <w:vAlign w:val="top"/>
          </w:tcPr>
          <w:p>
            <w:pPr>
              <w:pStyle w:val="27"/>
              <w:rPr>
                <w:rFonts w:hint="eastAsia"/>
                <w:lang w:val="en-US" w:eastAsia="zh-CN"/>
              </w:rPr>
            </w:pPr>
            <w:bookmarkStart w:id="10" w:name="_Toc25856"/>
            <w:r>
              <w:rPr>
                <w:rFonts w:hint="eastAsia"/>
                <w:lang w:val="en-US" w:eastAsia="zh-CN"/>
              </w:rPr>
              <w:t>说明：</w:t>
            </w:r>
            <w:bookmarkEnd w:id="10"/>
          </w:p>
        </w:tc>
        <w:tc>
          <w:tcPr>
            <w:tcW w:w="8966" w:type="dxa"/>
            <w:vAlign w:val="top"/>
          </w:tcPr>
          <w:p>
            <w:pPr>
              <w:pStyle w:val="30"/>
              <w:rPr>
                <w:rFonts w:hint="eastAsia"/>
                <w:lang w:val="en-US" w:eastAsia="zh-CN"/>
              </w:rPr>
            </w:pPr>
            <w:r>
              <w:rPr>
                <w:rFonts w:hint="eastAsia"/>
                <w:lang w:val="en-US" w:eastAsia="zh-CN"/>
              </w:rPr>
              <w:t>网页布局是指在网页中如何对导航栏、标题、主要内容、脚注、表单、、各种构成元素进行一个合理的编排。</w:t>
            </w:r>
          </w:p>
          <w:p>
            <w:pPr>
              <w:pStyle w:val="30"/>
              <w:rPr>
                <w:rFonts w:hint="eastAsia"/>
                <w:lang w:val="en-US" w:eastAsia="zh-CN"/>
              </w:rPr>
            </w:pPr>
            <w:r>
              <w:rPr>
                <w:rFonts w:hint="eastAsia"/>
                <w:lang w:val="en-US" w:eastAsia="zh-CN"/>
              </w:rPr>
              <w:t>在css3之前，组要使用float与position进行网页布局，但是使用这些属性也存在一些缺点，多栏中如果元素的内容高度不一致则底部很难对齐。</w:t>
            </w:r>
          </w:p>
          <w:p>
            <w:pPr>
              <w:pStyle w:val="30"/>
              <w:rPr>
                <w:rFonts w:hint="eastAsia"/>
                <w:lang w:val="en-US" w:eastAsia="zh-CN"/>
              </w:rPr>
            </w:pPr>
            <w:r>
              <w:rPr>
                <w:rFonts w:hint="eastAsia"/>
                <w:lang w:val="en-US" w:eastAsia="zh-CN"/>
              </w:rPr>
              <w:t>在css3中增加了一些新的布局方式，使用这些新的布局方式，除了可以修改之前存在的问题之外，还可以更快捷、更复杂的页面布局。</w:t>
            </w:r>
          </w:p>
          <w:p>
            <w:pPr>
              <w:pStyle w:val="30"/>
              <w:rPr>
                <w:rFonts w:hint="eastAsia"/>
                <w:lang w:val="en-US" w:eastAsia="zh-CN"/>
              </w:rPr>
            </w:pPr>
            <w:r>
              <w:rPr>
                <w:rFonts w:hint="eastAsia"/>
                <w:lang w:val="en-US" w:eastAsia="zh-CN"/>
              </w:rPr>
              <w:t>Multiple Columns多列自动布局功能可数排列，这种特性特别适合杂志和报纸类网页布局。使用多列自动布局功能能够自动将内容按指定的列数排列。（适合较长纯文档版式设计，不适合做网页结构布局，可以实现在多列中显示文字和图片）</w:t>
            </w:r>
          </w:p>
          <w:p>
            <w:pPr>
              <w:pStyle w:val="30"/>
            </w:pPr>
            <w:r>
              <w:rPr>
                <w:rFonts w:hint="eastAsia"/>
              </w:rPr>
              <w:t>css的Multi-column布局模块。这个模块给予了我们脱离position和float这些属性，就能在网页栏目上布局的能力。</w:t>
            </w:r>
          </w:p>
          <w:p>
            <w:pPr>
              <w:pStyle w:val="30"/>
              <w:rPr>
                <w:rFonts w:hint="eastAsia"/>
              </w:rPr>
            </w:pPr>
            <w:r>
              <w:rPr>
                <w:rFonts w:hint="eastAsia"/>
              </w:rPr>
              <w:t>Multi-column好就好在能够自动为你安排好流体内容，你用不着计算确定栏目的数量，让他们排排站好就行了！</w:t>
            </w:r>
          </w:p>
          <w:p>
            <w:pPr>
              <w:pStyle w:val="30"/>
              <w:rPr>
                <w:rFonts w:hint="eastAsia"/>
              </w:rPr>
            </w:pPr>
            <w:r>
              <w:rPr>
                <w:rFonts w:hint="eastAsia"/>
              </w:rPr>
              <w:t>然而，在使用Multi-column的时候，你还是有东西要注意下的，你要注意设置栏目的高度，否则别人在访问网站的时候，就因为高高的栏目，看个栏目内容还要上拉下拉滚动条那么费劲，这用户体验那该有多不好。</w:t>
            </w:r>
          </w:p>
          <w:p>
            <w:pPr>
              <w:pStyle w:val="30"/>
              <w:rPr>
                <w:rFonts w:hint="eastAsia"/>
              </w:rPr>
            </w:pPr>
            <w:r>
              <w:rPr>
                <w:rFonts w:hint="eastAsia"/>
              </w:rPr>
              <w:t>大部分的桌面浏览器和移动浏览器都支持Multicolumn（对于IE来说，你现在只能在IE10的平台上来预览一下）。一个快速查询一个属性是否被浏览器支持的方法就是到caniuse.com查找主流的桌面和移动浏览器是否都支持这些属性。我们要记住的是，也许一个属性是被支持的，但是也是添加浏览器供应商前缀，有些浏览器也不完全对属性进行支持，总之，我们一定要多测试，这才能更好地解决问题，避免不必要的麻烦。</w:t>
            </w:r>
          </w:p>
          <w:p>
            <w:pPr>
              <w:pStyle w:val="30"/>
              <w:rPr>
                <w:rFonts w:hint="eastAsia"/>
              </w:rPr>
            </w:pPr>
          </w:p>
          <w:p>
            <w:pPr>
              <w:pStyle w:val="32"/>
            </w:pPr>
            <w:r>
              <w:rPr>
                <w:rFonts w:hint="eastAsia"/>
              </w:rPr>
              <w:t>浏览器完美兼容</w:t>
            </w:r>
          </w:p>
          <w:p>
            <w:pPr>
              <w:pStyle w:val="30"/>
              <w:rPr>
                <w:rFonts w:hint="eastAsia"/>
              </w:rPr>
            </w:pPr>
            <w:r>
              <w:rPr>
                <w:rFonts w:hint="eastAsia"/>
              </w:rPr>
              <w:t>对于一些不支持多列布局特征的浏览器，比如IE9/IE8，会把这些属性全部忽略，这样布局就呈现出传统的单块布局。</w:t>
            </w:r>
          </w:p>
          <w:p>
            <w:pPr>
              <w:pStyle w:val="30"/>
              <w:rPr>
                <w:rFonts w:hint="eastAsia"/>
              </w:rPr>
            </w:pPr>
            <w:r>
              <w:rPr>
                <w:rFonts w:hint="eastAsia"/>
              </w:rPr>
              <w:t>为了保证浏览器最大的兼容性，我们在使用多列布局属性时，最好添加</w:t>
            </w:r>
            <w:r>
              <w:rPr>
                <w:rFonts w:hint="eastAsia"/>
              </w:rPr>
              <w:fldChar w:fldCharType="begin"/>
            </w:r>
            <w:r>
              <w:rPr>
                <w:rFonts w:hint="eastAsia"/>
              </w:rPr>
              <w:instrText xml:space="preserve"> HYPERLINK "http://www.webhek.com/vendor-prefixes" </w:instrText>
            </w:r>
            <w:r>
              <w:rPr>
                <w:rFonts w:hint="eastAsia"/>
              </w:rPr>
              <w:fldChar w:fldCharType="separate"/>
            </w:r>
            <w:r>
              <w:rPr>
                <w:rFonts w:hint="eastAsia"/>
              </w:rPr>
              <w:t>浏览器引擎前缀</w:t>
            </w:r>
            <w:r>
              <w:rPr>
                <w:rFonts w:hint="eastAsia"/>
              </w:rPr>
              <w:fldChar w:fldCharType="end"/>
            </w:r>
            <w:r>
              <w:rPr>
                <w:rFonts w:hint="eastAsia"/>
              </w:rPr>
              <w:t>，最基本的要加上三种：谷歌浏览器的</w:t>
            </w:r>
            <w:r>
              <w:t>-webkit-</w:t>
            </w:r>
            <w:r>
              <w:rPr>
                <w:rFonts w:hint="eastAsia"/>
              </w:rPr>
              <w:t>，火狐浏览器的</w:t>
            </w:r>
            <w:r>
              <w:rPr>
                <w:rFonts w:hint="default"/>
              </w:rPr>
              <w:t>-moz-</w:t>
            </w:r>
            <w:r>
              <w:rPr>
                <w:rFonts w:hint="eastAsia"/>
              </w:rPr>
              <w:t>，IE浏览器的</w:t>
            </w:r>
            <w:r>
              <w:rPr>
                <w:rFonts w:hint="default"/>
              </w:rPr>
              <w:t>-ms-</w:t>
            </w:r>
            <w:r>
              <w:rPr>
                <w:rFonts w:hint="eastAsia"/>
              </w:rPr>
              <w:t>，最后，别忘了不带前缀的写法。</w:t>
            </w:r>
          </w:p>
          <w:p>
            <w:pPr>
              <w:pStyle w:val="32"/>
            </w:pPr>
            <w:r>
              <w:rPr>
                <w:rFonts w:hint="eastAsia"/>
              </w:rPr>
              <w:t>列高度的平衡</w:t>
            </w:r>
          </w:p>
          <w:p>
            <w:pPr>
              <w:pStyle w:val="30"/>
            </w:pPr>
            <w:r>
              <w:rPr>
                <w:rFonts w:hint="eastAsia"/>
              </w:rPr>
              <w:t>CSS3规范里描述的是，各列的高度是均衡的，浏览器会自动调整每列里填充多少文本、均分文本，来使各列的高度保持均衡一致。</w:t>
            </w:r>
          </w:p>
          <w:p>
            <w:pPr>
              <w:pStyle w:val="30"/>
              <w:rPr>
                <w:rFonts w:hint="eastAsia"/>
              </w:rPr>
            </w:pPr>
            <w:r>
              <w:rPr>
                <w:rFonts w:hint="eastAsia"/>
              </w:rPr>
              <w:t>然而，有时候，我们需要设定列的最大高度，这个时候，文本内容会从第一列开始填充，然后第二列，第三列，也许以后的列会填不满，也许会溢出。所以，当对多列布局设定了</w:t>
            </w:r>
            <w:r>
              <w:t>height</w:t>
            </w:r>
            <w:r>
              <w:rPr>
                <w:rFonts w:hint="eastAsia"/>
              </w:rPr>
              <w:t>或</w:t>
            </w:r>
            <w:r>
              <w:rPr>
                <w:rFonts w:hint="default"/>
              </w:rPr>
              <w:t>max-height</w:t>
            </w:r>
            <w:r>
              <w:rPr>
                <w:rFonts w:hint="eastAsia"/>
              </w:rPr>
              <w:t>属性值后，列会伸长到指定高度——无论内容有多少，够不够或超不超。</w:t>
            </w:r>
          </w:p>
          <w:p>
            <w:pPr>
              <w:pStyle w:val="32"/>
              <w:rPr>
                <w:rFonts w:hint="eastAsia"/>
              </w:rPr>
            </w:pPr>
            <w:r>
              <w:rPr>
                <w:rFonts w:hint="eastAsia"/>
              </w:rPr>
              <w:t>总结</w:t>
            </w:r>
          </w:p>
          <w:p>
            <w:pPr>
              <w:pStyle w:val="30"/>
              <w:rPr>
                <w:rFonts w:hint="eastAsia"/>
              </w:rPr>
            </w:pPr>
            <w:r>
              <w:rPr>
                <w:rFonts w:hint="eastAsia"/>
              </w:rPr>
              <w:t>CSS3的多列布局(columns)是一种方便WEB开发者高效利用宽屏显示器的非常有用的功能特征。你会发现在很多地方都需要用到它们，特别是需要自动平衡列高度的地方。</w:t>
            </w:r>
          </w:p>
          <w:p>
            <w:pPr>
              <w:pStyle w:val="3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pStyle w:val="27"/>
              <w:rPr>
                <w:rFonts w:hint="eastAsia"/>
                <w:lang w:val="en-US" w:eastAsia="zh-CN"/>
              </w:rPr>
            </w:pPr>
            <w:bookmarkStart w:id="11" w:name="_Toc22476"/>
            <w:r>
              <w:rPr>
                <w:rFonts w:hint="eastAsia"/>
                <w:lang w:val="en-US" w:eastAsia="zh-CN"/>
              </w:rPr>
              <w:t>属性列表</w:t>
            </w:r>
            <w:bookmarkEnd w:id="11"/>
          </w:p>
        </w:tc>
        <w:tc>
          <w:tcPr>
            <w:tcW w:w="8966" w:type="dxa"/>
            <w:vAlign w:val="top"/>
          </w:tcPr>
          <w:p>
            <w:pPr>
              <w:rPr>
                <w:rFonts w:hint="default"/>
              </w:rPr>
            </w:pPr>
            <w:r>
              <w:rPr>
                <w:rFonts w:hint="default"/>
              </w:rPr>
              <w:t>以下列出column运用的相关属性</w:t>
            </w:r>
          </w:p>
          <w:p>
            <w:pPr>
              <w:rPr>
                <w:rFonts w:hint="default"/>
              </w:rPr>
            </w:pPr>
            <w:r>
              <w:rPr>
                <w:rFonts w:hint="default"/>
              </w:rPr>
              <w:br w:type="textWrapping"/>
            </w:r>
            <w:r>
              <w:rPr>
                <w:rFonts w:hint="default"/>
              </w:rPr>
              <w:t>1.column-width：</w:t>
            </w:r>
            <w:r>
              <w:t>&lt;length&gt; | auto</w:t>
            </w:r>
            <w:r>
              <w:rPr>
                <w:rFonts w:hint="default"/>
              </w:rPr>
              <w:t> 设置或检索对象每列的宽度 </w:t>
            </w:r>
            <w:r>
              <w:rPr>
                <w:rFonts w:hint="default"/>
              </w:rPr>
              <w:br w:type="textWrapping"/>
            </w:r>
            <w:r>
              <w:rPr>
                <w:rFonts w:hint="default"/>
              </w:rPr>
              <w:t>如：-moz-column-width:200px;</w:t>
            </w:r>
          </w:p>
          <w:p>
            <w:pPr>
              <w:rPr>
                <w:rFonts w:hint="default"/>
              </w:rPr>
            </w:pPr>
          </w:p>
          <w:p>
            <w:pPr>
              <w:numPr>
                <w:ilvl w:val="0"/>
                <w:numId w:val="4"/>
              </w:numPr>
              <w:rPr>
                <w:rFonts w:hint="eastAsia" w:eastAsia="宋体"/>
                <w:lang w:val="en-US" w:eastAsia="zh-CN"/>
              </w:rPr>
            </w:pPr>
            <w:r>
              <w:rPr>
                <w:rFonts w:hint="default"/>
              </w:rPr>
              <w:t>column-count：&lt;integer&gt; | auto 设置或检索对象的列数</w:t>
            </w:r>
            <w:r>
              <w:rPr>
                <w:rFonts w:hint="default"/>
              </w:rPr>
              <w:br w:type="textWrapping"/>
            </w:r>
            <w:r>
              <w:rPr>
                <w:rFonts w:hint="default"/>
              </w:rPr>
              <w:t>如：-webkit-column-count:3;</w:t>
            </w:r>
          </w:p>
          <w:p>
            <w:pPr>
              <w:numPr>
                <w:ilvl w:val="0"/>
                <w:numId w:val="0"/>
              </w:numPr>
              <w:rPr>
                <w:rFonts w:hint="default"/>
              </w:rPr>
            </w:pPr>
          </w:p>
          <w:p>
            <w:pPr>
              <w:rPr>
                <w:rFonts w:hint="default"/>
              </w:rPr>
            </w:pPr>
            <w:r>
              <w:rPr>
                <w:rFonts w:hint="default"/>
              </w:rPr>
              <w:t>3.column-gap：&lt;length&gt; | normal 设置或检索对象的列与列之间的间隙</w:t>
            </w:r>
            <w:r>
              <w:rPr>
                <w:rFonts w:hint="default"/>
              </w:rPr>
              <w:br w:type="textWrapping"/>
            </w:r>
            <w:r>
              <w:rPr>
                <w:rFonts w:hint="default"/>
              </w:rPr>
              <w:t>如：column-gap:normal;column-gap:40px;</w:t>
            </w:r>
          </w:p>
          <w:p>
            <w:pPr>
              <w:rPr>
                <w:rFonts w:hint="default"/>
              </w:rPr>
            </w:pPr>
          </w:p>
          <w:p>
            <w:pPr>
              <w:rPr>
                <w:rFonts w:hint="default"/>
              </w:rPr>
            </w:pPr>
            <w:r>
              <w:rPr>
                <w:rFonts w:hint="default"/>
              </w:rPr>
              <w:t>4.column-rule：[ column-rule-width ] || [ column-rule-style ] || [ column-rule-color ]设置或检索对象的列与列之间的边框。复合属性。相当于border属性</w:t>
            </w:r>
            <w:r>
              <w:rPr>
                <w:rFonts w:hint="default"/>
              </w:rPr>
              <w:br w:type="textWrapping"/>
            </w:r>
            <w:r>
              <w:rPr>
                <w:rFonts w:hint="default"/>
              </w:rPr>
              <w:t>如：column-rule:10px solid #090;</w:t>
            </w:r>
          </w:p>
          <w:p>
            <w:pPr>
              <w:rPr>
                <w:rFonts w:hint="default"/>
              </w:rPr>
            </w:pPr>
          </w:p>
          <w:p>
            <w:pPr>
              <w:rPr>
                <w:rFonts w:hint="default"/>
              </w:rPr>
            </w:pPr>
            <w:r>
              <w:rPr>
                <w:rFonts w:hint="default"/>
              </w:rPr>
              <w:t>5.column-span：none | all 设置或检索对象元素是否横跨所有列。</w:t>
            </w:r>
            <w:r>
              <w:rPr>
                <w:rFonts w:hint="default"/>
              </w:rPr>
              <w:br w:type="textWrapping"/>
            </w:r>
            <w:r>
              <w:rPr>
                <w:rFonts w:hint="default"/>
              </w:rPr>
              <w:t>如：column-span:all;</w:t>
            </w:r>
          </w:p>
          <w:p>
            <w:pPr>
              <w:rPr>
                <w:rFonts w:hint="default"/>
              </w:rPr>
            </w:pPr>
          </w:p>
          <w:p>
            <w:pPr>
              <w:rPr>
                <w:rFonts w:hint="default"/>
              </w:rPr>
            </w:pPr>
            <w:r>
              <w:rPr>
                <w:rFonts w:hint="default"/>
              </w:rPr>
              <w:t>6.column-fill：auto | balance 设置或检索对象所有列的高度是否统一。</w:t>
            </w:r>
            <w:r>
              <w:rPr>
                <w:rFonts w:hint="default"/>
              </w:rPr>
              <w:br w:type="textWrapping"/>
            </w:r>
            <w:r>
              <w:rPr>
                <w:rFonts w:hint="default"/>
              </w:rPr>
              <w:t>auto：列高度自适应内容</w:t>
            </w:r>
            <w:r>
              <w:rPr>
                <w:rFonts w:hint="default"/>
              </w:rPr>
              <w:br w:type="textWrapping"/>
            </w:r>
            <w:r>
              <w:rPr>
                <w:rFonts w:hint="default"/>
              </w:rPr>
              <w:t>balance：所有列的高度以其中最高的一列统一</w:t>
            </w:r>
            <w:r>
              <w:rPr>
                <w:rFonts w:hint="default"/>
              </w:rPr>
              <w:br w:type="textWrapping"/>
            </w:r>
            <w:r>
              <w:rPr>
                <w:rFonts w:hint="default"/>
              </w:rPr>
              <w:t>如：column-fill:balance;</w:t>
            </w:r>
          </w:p>
          <w:p>
            <w:pPr>
              <w:rPr>
                <w:rFonts w:hint="default"/>
              </w:rPr>
            </w:pPr>
          </w:p>
          <w:p>
            <w:pPr>
              <w:rPr>
                <w:rFonts w:hint="default"/>
              </w:rPr>
            </w:pPr>
            <w:r>
              <w:rPr>
                <w:rFonts w:hint="default"/>
              </w:rPr>
              <w:t>7.column-break-before：auto | always | avoid | left | right | page | column | avoid-page | avoid-column 设置或检索对象之前是否断行。</w:t>
            </w:r>
          </w:p>
          <w:p>
            <w:pPr>
              <w:rPr>
                <w:rFonts w:hint="default"/>
              </w:rPr>
            </w:pPr>
            <w:r>
              <w:rPr>
                <w:rFonts w:hint="default"/>
              </w:rPr>
              <w:t>auto：既不强迫也不禁止在元素之前断行并产生新列</w:t>
            </w:r>
            <w:r>
              <w:rPr>
                <w:rFonts w:hint="default"/>
              </w:rPr>
              <w:br w:type="textWrapping"/>
            </w:r>
            <w:r>
              <w:rPr>
                <w:rFonts w:hint="default"/>
              </w:rPr>
              <w:t>always：总是在元素之前断行并产生新列</w:t>
            </w:r>
            <w:r>
              <w:rPr>
                <w:rFonts w:hint="default"/>
              </w:rPr>
              <w:br w:type="textWrapping"/>
            </w:r>
            <w:r>
              <w:rPr>
                <w:rFonts w:hint="default"/>
              </w:rPr>
              <w:t>avoid：避免在元素之前断行并产生新列</w:t>
            </w:r>
          </w:p>
          <w:p>
            <w:pPr>
              <w:rPr>
                <w:rFonts w:hint="default"/>
              </w:rPr>
            </w:pPr>
          </w:p>
          <w:p>
            <w:pPr>
              <w:rPr>
                <w:rFonts w:hint="default"/>
              </w:rPr>
            </w:pPr>
            <w:r>
              <w:rPr>
                <w:rFonts w:hint="default"/>
              </w:rPr>
              <w:t>8.column-break-after：auto | always | avoid | left | right | page | column | avoid-page | avoid-column 设置或检索对象之后是否断行。</w:t>
            </w:r>
          </w:p>
          <w:p>
            <w:pPr>
              <w:rPr>
                <w:rFonts w:hint="default"/>
              </w:rPr>
            </w:pPr>
            <w:r>
              <w:rPr>
                <w:rFonts w:hint="default"/>
              </w:rPr>
              <w:t>auto：既不强迫也不禁止在元素之后断行并产生新列</w:t>
            </w:r>
            <w:r>
              <w:rPr>
                <w:rFonts w:hint="default"/>
              </w:rPr>
              <w:br w:type="textWrapping"/>
            </w:r>
            <w:r>
              <w:rPr>
                <w:rFonts w:hint="default"/>
              </w:rPr>
              <w:t>always：总是在元素之后断行并产生新列</w:t>
            </w:r>
            <w:r>
              <w:rPr>
                <w:rFonts w:hint="default"/>
              </w:rPr>
              <w:br w:type="textWrapping"/>
            </w:r>
            <w:r>
              <w:rPr>
                <w:rFonts w:hint="default"/>
              </w:rPr>
              <w:t>avoid：避免在元素之后断行并产生新列</w:t>
            </w:r>
          </w:p>
          <w:p>
            <w:pPr>
              <w:rPr>
                <w:rFonts w:hint="default"/>
              </w:rPr>
            </w:pPr>
          </w:p>
          <w:p>
            <w:pPr>
              <w:rPr>
                <w:rFonts w:hint="default"/>
              </w:rPr>
            </w:pPr>
            <w:r>
              <w:rPr>
                <w:rFonts w:hint="default"/>
              </w:rPr>
              <w:t>9.column-break-inside：auto | avoid | avoid-page | avoid-column 设置或检索对象内部是否断行。</w:t>
            </w:r>
          </w:p>
          <w:p>
            <w:pPr>
              <w:rPr>
                <w:rFonts w:hint="default"/>
              </w:rPr>
            </w:pPr>
            <w:r>
              <w:rPr>
                <w:rFonts w:hint="default"/>
              </w:rPr>
              <w:t>auto：既不强迫也不禁止在元素内部断行并产生新列avoid：避免在元素内部断行并产生新列</w:t>
            </w:r>
          </w:p>
          <w:p>
            <w:pPr>
              <w:rPr>
                <w:rFonts w:hint="default"/>
              </w:rPr>
            </w:pPr>
            <w:r>
              <w:rPr>
                <w:rFonts w:hint="default"/>
              </w:rPr>
              <w:t>其实常用的也就前面5条。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lang w:val="en-US" w:eastAsia="zh-CN"/>
              </w:rPr>
            </w:pPr>
          </w:p>
        </w:tc>
        <w:tc>
          <w:tcPr>
            <w:tcW w:w="8966" w:type="dxa"/>
            <w:vAlign w:val="top"/>
          </w:tcPr>
          <w:p>
            <w:pPr>
              <w:rPr>
                <w:rFonts w:hint="eastAsia"/>
                <w:lang w:val="en-US" w:eastAsia="zh-CN"/>
              </w:rPr>
            </w:pPr>
            <w:r>
              <w:rPr>
                <w:rFonts w:hint="eastAsia"/>
                <w:lang w:val="en-US" w:eastAsia="zh-CN"/>
              </w:rPr>
              <w:t>column-width:20px;[规定每列的长度]</w:t>
            </w:r>
          </w:p>
          <w:p>
            <w:pPr>
              <w:rPr>
                <w:rFonts w:hint="eastAsia"/>
                <w:lang w:val="en-US" w:eastAsia="zh-CN"/>
              </w:rPr>
            </w:pPr>
            <w:r>
              <w:rPr>
                <w:rFonts w:hint="eastAsia"/>
                <w:lang w:val="en-US" w:eastAsia="zh-CN"/>
              </w:rPr>
              <w:t xml:space="preserve">column-count:3;[分隔的列数] </w:t>
            </w:r>
          </w:p>
          <w:p>
            <w:pPr>
              <w:rPr>
                <w:rFonts w:hint="eastAsia"/>
                <w:lang w:val="en-US" w:eastAsia="zh-CN"/>
              </w:rPr>
            </w:pPr>
            <w:r>
              <w:rPr>
                <w:rFonts w:hint="eastAsia"/>
                <w:lang w:val="en-US" w:eastAsia="zh-CN"/>
              </w:rPr>
              <w:t>column-gap:10px;[规定列之间的距离](gap:缺口、间隔)</w:t>
            </w:r>
          </w:p>
          <w:p>
            <w:pPr>
              <w:rPr>
                <w:rFonts w:hint="eastAsia"/>
                <w:lang w:val="en-US" w:eastAsia="zh-CN"/>
              </w:rPr>
            </w:pPr>
            <w:r>
              <w:rPr>
                <w:rFonts w:hint="eastAsia"/>
                <w:lang w:val="en-US" w:eastAsia="zh-CN"/>
              </w:rPr>
              <w:t>column-rule:1px solid red;[-webkit--moz-][列之间的填充方式](rule: 规则)</w:t>
            </w:r>
          </w:p>
          <w:p>
            <w:pPr>
              <w:rPr>
                <w:rFonts w:hint="eastAsia"/>
                <w:lang w:val="en-US" w:eastAsia="zh-CN"/>
              </w:rPr>
            </w:pPr>
            <w:r>
              <w:rPr>
                <w:rFonts w:hint="eastAsia"/>
                <w:lang w:val="en-US" w:eastAsia="zh-CN"/>
              </w:rPr>
              <w:t>column-span: 1|all;[默认值为1，all:跨列显示]</w:t>
            </w:r>
          </w:p>
        </w:tc>
      </w:tr>
    </w:tbl>
    <w:p>
      <w:pPr>
        <w:pStyle w:val="29"/>
        <w:rPr>
          <w:rFonts w:hint="eastAsia"/>
        </w:rPr>
      </w:pPr>
      <w:bookmarkStart w:id="12" w:name="_Toc13708"/>
      <w:r>
        <w:rPr>
          <w:rFonts w:hint="eastAsia"/>
          <w:lang w:eastAsia="zh-CN"/>
        </w:rPr>
        <w:t>列宽</w:t>
      </w:r>
      <w:bookmarkEnd w:id="12"/>
    </w:p>
    <w:tbl>
      <w:tblPr>
        <w:tblStyle w:val="24"/>
        <w:tblW w:w="10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pStyle w:val="27"/>
              <w:rPr>
                <w:rFonts w:hint="eastAsia"/>
              </w:rPr>
            </w:pPr>
            <w:bookmarkStart w:id="13" w:name="_Toc23250"/>
            <w:r>
              <w:rPr>
                <w:rFonts w:hint="eastAsia"/>
              </w:rPr>
              <w:t>列个数</w:t>
            </w:r>
            <w:r>
              <w:rPr>
                <w:rFonts w:hint="eastAsia"/>
                <w:lang w:val="en-US" w:eastAsia="zh-CN"/>
              </w:rPr>
              <w:t xml:space="preserve"> </w:t>
            </w:r>
            <w:r>
              <w:rPr>
                <w:rFonts w:hint="eastAsia"/>
              </w:rPr>
              <w:t>列宽度</w:t>
            </w:r>
            <w:bookmarkEnd w:id="13"/>
          </w:p>
          <w:p>
            <w:pPr>
              <w:rPr>
                <w:rFonts w:hint="eastAsia" w:eastAsia="宋体"/>
                <w:lang w:val="en-US" w:eastAsia="zh-CN"/>
              </w:rPr>
            </w:pPr>
          </w:p>
        </w:tc>
        <w:tc>
          <w:tcPr>
            <w:tcW w:w="8966" w:type="dxa"/>
            <w:vAlign w:val="top"/>
          </w:tcPr>
          <w:p>
            <w:pPr>
              <w:pStyle w:val="30"/>
              <w:rPr>
                <w:rFonts w:hint="eastAsia" w:eastAsia="宋体"/>
                <w:lang w:eastAsia="zh-CN"/>
              </w:rPr>
            </w:pPr>
            <w:r>
              <w:rPr>
                <w:rFonts w:hint="eastAsia"/>
                <w:lang w:eastAsia="zh-CN"/>
              </w:rPr>
              <w:t>写法：</w:t>
            </w:r>
          </w:p>
          <w:p>
            <w:pPr>
              <w:pStyle w:val="30"/>
              <w:rPr>
                <w:rFonts w:hint="eastAsia"/>
                <w:lang w:val="en-US" w:eastAsia="zh-CN"/>
              </w:rPr>
            </w:pPr>
            <w:r>
              <w:rPr>
                <w:rFonts w:hint="default"/>
              </w:rPr>
              <w:t>columns:250px 3;</w:t>
            </w:r>
            <w:r>
              <w:rPr>
                <w:rFonts w:hint="eastAsia"/>
                <w:lang w:val="en-US" w:eastAsia="zh-CN"/>
              </w:rPr>
              <w:t>[一列最少250px,最多3列][简写：column-width:250px;column-count:3;]</w:t>
            </w:r>
          </w:p>
          <w:p>
            <w:pPr>
              <w:pStyle w:val="30"/>
              <w:rPr>
                <w:rFonts w:hint="eastAsia"/>
                <w:lang w:val="en-US" w:eastAsia="zh-CN"/>
              </w:rPr>
            </w:pPr>
            <w:r>
              <w:rPr>
                <w:rFonts w:hint="eastAsia"/>
                <w:lang w:val="en-US" w:eastAsia="zh-CN"/>
              </w:rPr>
              <w:t>columns:250px;[一列最少250px]</w:t>
            </w:r>
          </w:p>
          <w:p>
            <w:pPr>
              <w:pStyle w:val="30"/>
              <w:rPr>
                <w:rFonts w:hint="eastAsia"/>
                <w:lang w:val="en-US" w:eastAsia="zh-CN"/>
              </w:rPr>
            </w:pPr>
            <w:r>
              <w:rPr>
                <w:rFonts w:hint="eastAsia"/>
                <w:lang w:val="en-US" w:eastAsia="zh-CN"/>
              </w:rPr>
              <w:t>columns:3;[一定是3列]</w:t>
            </w:r>
          </w:p>
          <w:p>
            <w:pPr>
              <w:pStyle w:val="30"/>
              <w:rPr>
                <w:rFonts w:hint="eastAsia"/>
                <w:lang w:val="en-US" w:eastAsia="zh-CN"/>
              </w:rPr>
            </w:pPr>
          </w:p>
          <w:p>
            <w:pPr>
              <w:pStyle w:val="30"/>
              <w:rPr>
                <w:rFonts w:hint="eastAsia"/>
              </w:rPr>
            </w:pPr>
            <w:r>
              <w:rPr>
                <w:rFonts w:hint="eastAsia"/>
              </w:rPr>
              <w:t>同样，根据容器的大小，就可以控制创建栏目的数量，这是非常了不起的一个特点。举个例子，如果你需要一个栏目宽度为13em（用p</w:t>
            </w:r>
            <w:r>
              <w:rPr>
                <w:rFonts w:hint="eastAsia"/>
                <w:lang w:val="en-US" w:eastAsia="zh-CN"/>
              </w:rPr>
              <w:t>x</w:t>
            </w:r>
            <w:r>
              <w:rPr>
                <w:rFonts w:hint="eastAsia"/>
              </w:rPr>
              <w:t>作为长度单位也是可以的）的容器，并且根据这个容器的大小，创建数量适合的栏目数</w:t>
            </w:r>
            <w:r>
              <w:rPr>
                <w:rFonts w:hint="eastAsia"/>
                <w:lang w:eastAsia="zh-CN"/>
              </w:rPr>
              <w:t>：</w:t>
            </w:r>
          </w:p>
          <w:p>
            <w:pPr>
              <w:pStyle w:val="33"/>
              <w:rPr>
                <w:rFonts w:hint="default"/>
              </w:rPr>
            </w:pPr>
            <w:r>
              <w:rPr>
                <w:rFonts w:hint="default"/>
              </w:rPr>
              <w:t>#mcexample {</w:t>
            </w:r>
          </w:p>
          <w:p>
            <w:pPr>
              <w:pStyle w:val="33"/>
              <w:rPr>
                <w:rFonts w:hint="default"/>
              </w:rPr>
            </w:pPr>
            <w:r>
              <w:rPr>
                <w:rFonts w:hint="default"/>
              </w:rPr>
              <w:t xml:space="preserve">  column-width: 13ems;</w:t>
            </w:r>
          </w:p>
          <w:p>
            <w:pPr>
              <w:pStyle w:val="33"/>
              <w:rPr>
                <w:rFonts w:hint="default"/>
              </w:rPr>
            </w:pPr>
            <w:r>
              <w:rPr>
                <w:rFonts w:hint="default"/>
              </w:rPr>
              <w:t>}</w:t>
            </w:r>
          </w:p>
          <w:p>
            <w:pPr>
              <w:pStyle w:val="30"/>
              <w:rPr>
                <w:rFonts w:hint="eastAsia"/>
              </w:rPr>
            </w:pPr>
            <w:r>
              <w:rPr>
                <w:rFonts w:hint="eastAsia"/>
              </w:rPr>
              <w:t>还可以自己定义栏目的数量，在这个时候，这些栏目就会自动平均分配栏目宽度，尽量充满容器的宽度。</w:t>
            </w:r>
          </w:p>
          <w:p>
            <w:pPr>
              <w:pStyle w:val="33"/>
              <w:rPr>
                <w:rFonts w:hint="default"/>
              </w:rPr>
            </w:pPr>
            <w:r>
              <w:rPr>
                <w:rFonts w:hint="default"/>
              </w:rPr>
              <w:t>#mcexample {</w:t>
            </w:r>
          </w:p>
          <w:p>
            <w:pPr>
              <w:pStyle w:val="33"/>
              <w:rPr>
                <w:rFonts w:hint="default"/>
              </w:rPr>
            </w:pPr>
            <w:r>
              <w:rPr>
                <w:rFonts w:hint="default"/>
              </w:rPr>
              <w:t xml:space="preserve">  column-count: 3;</w:t>
            </w:r>
          </w:p>
          <w:p>
            <w:pPr>
              <w:pStyle w:val="33"/>
              <w:rPr>
                <w:rFonts w:hint="default"/>
              </w:rPr>
            </w:pPr>
            <w:r>
              <w:rPr>
                <w:rFonts w:hint="default"/>
              </w:rPr>
              <w:t>}</w:t>
            </w:r>
          </w:p>
          <w:p>
            <w:pPr>
              <w:pStyle w:val="30"/>
              <w:rPr>
                <w:rFonts w:hint="eastAsia"/>
              </w:rPr>
            </w:pPr>
          </w:p>
          <w:p>
            <w:pPr>
              <w:pStyle w:val="30"/>
              <w:rPr>
                <w:rFonts w:hint="default"/>
              </w:rPr>
            </w:pPr>
            <w:r>
              <w:rPr>
                <w:rFonts w:hint="eastAsia"/>
              </w:rPr>
              <w:t>同时声明了 </w:t>
            </w:r>
            <w:r>
              <w:t>column-width:8em</w:t>
            </w:r>
            <w:r>
              <w:rPr>
                <w:rFonts w:hint="eastAsia"/>
              </w:rPr>
              <w:t> 和 </w:t>
            </w:r>
            <w:r>
              <w:rPr>
                <w:rFonts w:hint="default"/>
              </w:rPr>
              <w:t>column-count:12</w:t>
            </w:r>
            <w:r>
              <w:rPr>
                <w:rFonts w:hint="eastAsia"/>
              </w:rPr>
              <w:t> 的情况可以用以下简写替换：</w:t>
            </w:r>
            <w:r>
              <w:rPr>
                <w:rFonts w:hint="default"/>
              </w:rPr>
              <w:t>columns:12 8em</w:t>
            </w:r>
            <w:r>
              <w:rPr>
                <w:rFonts w:hint="eastAsia"/>
                <w:lang w:val="en-US" w:eastAsia="zh-CN"/>
              </w:rPr>
              <w:t>;</w:t>
            </w:r>
          </w:p>
          <w:p>
            <w:pPr>
              <w:pStyle w:val="30"/>
            </w:pPr>
            <w:r>
              <w:rPr>
                <w:rFonts w:hint="default"/>
              </w:rPr>
              <w:t>columns：[ column-width ] || [ column-count ]</w:t>
            </w:r>
          </w:p>
          <w:p>
            <w:pPr>
              <w:pStyle w:val="30"/>
              <w:rPr>
                <w:rFonts w:hint="eastAsia"/>
                <w:lang w:val="en-US" w:eastAsia="zh-CN"/>
              </w:rPr>
            </w:pPr>
            <w:r>
              <w:rPr>
                <w:rFonts w:hint="default"/>
              </w:rPr>
              <w:t>设置或检索对象的列数和每列的宽度</w:t>
            </w:r>
            <w:r>
              <w:rPr>
                <w:rFonts w:hint="eastAsia"/>
                <w:lang w:eastAsia="zh-CN"/>
              </w:rPr>
              <w:t>，</w:t>
            </w:r>
            <w:r>
              <w:rPr>
                <w:rFonts w:hint="default"/>
              </w:rPr>
              <w:t>其中：[ column-width ]：设置或检索对象每列的宽度；[ column-count ]：设置或检索对象的列数。</w:t>
            </w:r>
          </w:p>
        </w:tc>
      </w:tr>
    </w:tbl>
    <w:p>
      <w:pPr>
        <w:pStyle w:val="29"/>
        <w:rPr>
          <w:rFonts w:hint="eastAsia"/>
        </w:rPr>
      </w:pPr>
      <w:bookmarkStart w:id="14" w:name="_Toc19616"/>
      <w:r>
        <w:rPr>
          <w:rFonts w:hint="eastAsia"/>
          <w:lang w:val="en-US" w:eastAsia="zh-CN"/>
        </w:rPr>
        <w:t xml:space="preserve">列间距 </w:t>
      </w:r>
      <w:r>
        <w:rPr>
          <w:rFonts w:hint="eastAsia"/>
          <w:lang w:eastAsia="zh-CN"/>
        </w:rPr>
        <w:t>列边</w:t>
      </w:r>
      <w:bookmarkEnd w:id="14"/>
      <w:r>
        <w:rPr>
          <w:rFonts w:hint="eastAsia"/>
          <w:lang w:val="en-US" w:eastAsia="zh-CN"/>
        </w:rPr>
        <w:t xml:space="preserve"> </w:t>
      </w:r>
    </w:p>
    <w:tbl>
      <w:tblPr>
        <w:tblStyle w:val="24"/>
        <w:tblW w:w="10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3065"/>
        <w:gridCol w:w="1373"/>
        <w:gridCol w:w="4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pStyle w:val="27"/>
              <w:rPr>
                <w:rFonts w:hint="eastAsia"/>
                <w:lang w:eastAsia="zh-CN"/>
              </w:rPr>
            </w:pPr>
            <w:bookmarkStart w:id="15" w:name="_Toc15048"/>
            <w:r>
              <w:rPr>
                <w:rFonts w:hint="eastAsia"/>
              </w:rPr>
              <w:t>列之间的缝隙间隔宽度</w:t>
            </w:r>
            <w:bookmarkEnd w:id="15"/>
          </w:p>
          <w:p>
            <w:pPr>
              <w:rPr>
                <w:rFonts w:hint="eastAsia" w:eastAsia="宋体"/>
                <w:lang w:val="en-US" w:eastAsia="zh-CN"/>
              </w:rPr>
            </w:pPr>
          </w:p>
        </w:tc>
        <w:tc>
          <w:tcPr>
            <w:tcW w:w="8966" w:type="dxa"/>
            <w:gridSpan w:val="3"/>
            <w:vAlign w:val="top"/>
          </w:tcPr>
          <w:p>
            <w:pPr>
              <w:pStyle w:val="30"/>
              <w:rPr>
                <w:rFonts w:hint="eastAsia"/>
                <w:lang w:eastAsia="zh-CN"/>
              </w:rPr>
            </w:pPr>
            <w:r>
              <w:rPr>
                <w:rFonts w:hint="eastAsia"/>
                <w:lang w:eastAsia="zh-CN"/>
              </w:rPr>
              <w:t>更具体地</w:t>
            </w:r>
            <w:r>
              <w:rPr>
                <w:rFonts w:hint="eastAsia"/>
              </w:rPr>
              <w:t>控制栏目的数目，栏目的自身宽度，栏目与栏目之间的间隔等样式</w:t>
            </w:r>
            <w:r>
              <w:rPr>
                <w:rFonts w:hint="eastAsia"/>
                <w:lang w:eastAsia="zh-CN"/>
              </w:rPr>
              <w:t>：</w:t>
            </w:r>
          </w:p>
          <w:p>
            <w:pPr>
              <w:pStyle w:val="30"/>
            </w:pPr>
            <w:r>
              <w:t>在默认的情况下，每个栏目之间的间隔长度是1em，但是你可以通过column-gap这个属性来进行改动。同样，你也可以在column-rule对column进行样式上的修改，我们可以回想到border这个属性也有着同样的写法规则。下面这个代码语句生成一个宽度为2px的虚线，而且column的间隔为28px-为大家展示了另一种的规则。</w:t>
            </w:r>
          </w:p>
          <w:p>
            <w:pPr>
              <w:pStyle w:val="33"/>
            </w:pPr>
            <w:r>
              <w:rPr>
                <w:rFonts w:hint="default"/>
              </w:rPr>
              <w:t>&lt;style&gt;</w:t>
            </w:r>
            <w:r>
              <w:rPr>
                <w:rFonts w:hint="default"/>
              </w:rPr>
              <w:br w:type="textWrapping"/>
            </w:r>
            <w:r>
              <w:rPr>
                <w:rFonts w:hint="default"/>
              </w:rPr>
              <w:t xml:space="preserve">    div {</w:t>
            </w:r>
            <w:r>
              <w:rPr>
                <w:rFonts w:hint="default"/>
              </w:rPr>
              <w:br w:type="textWrapping"/>
            </w:r>
            <w:r>
              <w:rPr>
                <w:rFonts w:hint="default"/>
              </w:rPr>
              <w:t xml:space="preserve">        columns: auto 13em; /* column-count,column-width</w:t>
            </w:r>
            <w:r>
              <w:rPr>
                <w:rFonts w:hint="eastAsia"/>
                <w:lang w:val="en-US" w:eastAsia="zh-CN"/>
              </w:rPr>
              <w:t xml:space="preserve"> </w:t>
            </w:r>
            <w:r>
              <w:rPr>
                <w:rFonts w:hint="default"/>
              </w:rPr>
              <w:t>*/</w:t>
            </w:r>
            <w:r>
              <w:rPr>
                <w:rFonts w:hint="default"/>
              </w:rPr>
              <w:br w:type="textWrapping"/>
            </w:r>
            <w:r>
              <w:rPr>
                <w:rFonts w:hint="default"/>
              </w:rPr>
              <w:t xml:space="preserve">        column-gap: 28px;</w:t>
            </w:r>
            <w:r>
              <w:rPr>
                <w:rFonts w:hint="default"/>
              </w:rPr>
              <w:br w:type="textWrapping"/>
            </w:r>
            <w:r>
              <w:rPr>
                <w:rFonts w:hint="default"/>
              </w:rPr>
              <w:t xml:space="preserve">        column-rule: 2px dotted #ccc; /* width, style, color */</w:t>
            </w:r>
            <w:r>
              <w:rPr>
                <w:rFonts w:hint="default"/>
              </w:rPr>
              <w:br w:type="textWrapping"/>
            </w:r>
            <w:r>
              <w:rPr>
                <w:rFonts w:hint="default"/>
              </w:rPr>
              <w:t xml:space="preserve">    }</w:t>
            </w:r>
            <w:r>
              <w:rPr>
                <w:rFonts w:hint="default"/>
              </w:rPr>
              <w:br w:type="textWrapping"/>
            </w:r>
            <w:r>
              <w:rPr>
                <w:rFonts w:hint="default"/>
              </w:rPr>
              <w:t>&lt;/style&gt;</w:t>
            </w:r>
          </w:p>
          <w:p>
            <w:pPr>
              <w:pStyle w:val="30"/>
            </w:pPr>
          </w:p>
          <w:p>
            <w:pPr>
              <w:pStyle w:val="30"/>
              <w:rPr>
                <w:rFonts w:hint="eastAsia"/>
                <w:lang w:val="en-US" w:eastAsia="zh-CN"/>
              </w:rPr>
            </w:pPr>
            <w:r>
              <w:fldChar w:fldCharType="begin"/>
            </w:r>
            <w:r>
              <w:instrText xml:space="preserve"> HYPERLINK "http://www.w3.org/TR/css3-multicol/" \l "the-number-and-width-of-columns" \t "http://www.w3cplus.com/_blank" </w:instrText>
            </w:r>
            <w:r>
              <w:fldChar w:fldCharType="separate"/>
            </w:r>
            <w:r>
              <w:rPr>
                <w:rFonts w:hint="eastAsia"/>
              </w:rPr>
              <w:t>column-width和column-count</w:t>
            </w:r>
            <w:r>
              <w:rPr>
                <w:rFonts w:hint="eastAsia"/>
              </w:rPr>
              <w:fldChar w:fldCharType="end"/>
            </w:r>
            <w:r>
              <w:rPr>
                <w:rFonts w:hint="eastAsia"/>
              </w:rPr>
              <w:t>可让让一个元素进行多列布局，那么</w:t>
            </w:r>
            <w:r>
              <w:rPr>
                <w:rFonts w:hint="eastAsia"/>
              </w:rPr>
              <w:fldChar w:fldCharType="begin"/>
            </w:r>
            <w:r>
              <w:rPr>
                <w:rFonts w:hint="eastAsia"/>
              </w:rPr>
              <w:instrText xml:space="preserve"> HYPERLINK "http://www.w3.org/TR/css3-multicol/" \l "column-gaps-and-rules" \t "http://www.w3cplus.com/_blank" </w:instrText>
            </w:r>
            <w:r>
              <w:rPr>
                <w:rFonts w:hint="eastAsia"/>
              </w:rPr>
              <w:fldChar w:fldCharType="separate"/>
            </w:r>
            <w:r>
              <w:rPr>
                <w:rFonts w:hint="eastAsia"/>
              </w:rPr>
              <w:t>column-gap和column-rule</w:t>
            </w:r>
            <w:r>
              <w:rPr>
                <w:rFonts w:hint="eastAsia"/>
              </w:rPr>
              <w:fldChar w:fldCharType="end"/>
            </w:r>
            <w:r>
              <w:rPr>
                <w:rFonts w:hint="eastAsia"/>
              </w:rPr>
              <w:t>就处在相邻两列之间，用我们印刷排版来说，</w:t>
            </w:r>
            <w:r>
              <w:rPr>
                <w:rFonts w:hint="eastAsia"/>
              </w:rPr>
              <w:fldChar w:fldCharType="begin"/>
            </w:r>
            <w:r>
              <w:rPr>
                <w:rFonts w:hint="eastAsia"/>
              </w:rPr>
              <w:instrText xml:space="preserve"> HYPERLINK "http://www.w3.org/TR/css3-multicol/" \l "column-gap0" \t "http://www.w3cplus.com/_blank" </w:instrText>
            </w:r>
            <w:r>
              <w:rPr>
                <w:rFonts w:hint="eastAsia"/>
              </w:rPr>
              <w:fldChar w:fldCharType="separate"/>
            </w:r>
            <w:r>
              <w:rPr>
                <w:rFonts w:hint="eastAsia"/>
              </w:rPr>
              <w:t>column-gap</w:t>
            </w:r>
            <w:r>
              <w:rPr>
                <w:rFonts w:hint="eastAsia"/>
              </w:rPr>
              <w:fldChar w:fldCharType="end"/>
            </w:r>
            <w:r>
              <w:rPr>
                <w:rFonts w:hint="eastAsia"/>
              </w:rPr>
              <w:t>就相当于两列之间的空白处，而</w:t>
            </w:r>
            <w:r>
              <w:rPr>
                <w:rFonts w:hint="eastAsia"/>
              </w:rPr>
              <w:fldChar w:fldCharType="begin"/>
            </w:r>
            <w:r>
              <w:rPr>
                <w:rFonts w:hint="eastAsia"/>
              </w:rPr>
              <w:instrText xml:space="preserve"> HYPERLINK "http://www.w3.org/TR/css3-multicol/" \l "column-rule0" \t "http://www.w3cplus.com/_blank" </w:instrText>
            </w:r>
            <w:r>
              <w:rPr>
                <w:rFonts w:hint="eastAsia"/>
              </w:rPr>
              <w:fldChar w:fldCharType="separate"/>
            </w:r>
            <w:r>
              <w:rPr>
                <w:rFonts w:hint="eastAsia"/>
              </w:rPr>
              <w:t>column-rule</w:t>
            </w:r>
            <w:r>
              <w:rPr>
                <w:rFonts w:hint="eastAsia"/>
              </w:rPr>
              <w:fldChar w:fldCharType="end"/>
            </w:r>
            <w:r>
              <w:rPr>
                <w:rFonts w:hint="eastAsia"/>
              </w:rPr>
              <w:t>就相当于一条分隔线，换句话说呢？</w:t>
            </w:r>
            <w:r>
              <w:rPr>
                <w:rFonts w:hint="eastAsia"/>
              </w:rPr>
              <w:fldChar w:fldCharType="begin"/>
            </w:r>
            <w:r>
              <w:rPr>
                <w:rFonts w:hint="eastAsia"/>
              </w:rPr>
              <w:instrText xml:space="preserve"> HYPERLINK "http://www.w3.org/TR/css3-multicol/" \l "column-gap0" \t "http://www.w3cplus.com/_blank" </w:instrText>
            </w:r>
            <w:r>
              <w:rPr>
                <w:rFonts w:hint="eastAsia"/>
              </w:rPr>
              <w:fldChar w:fldCharType="separate"/>
            </w:r>
            <w:r>
              <w:rPr>
                <w:rFonts w:hint="eastAsia"/>
              </w:rPr>
              <w:t>column-gap</w:t>
            </w:r>
            <w:r>
              <w:rPr>
                <w:rFonts w:hint="eastAsia"/>
              </w:rPr>
              <w:fldChar w:fldCharType="end"/>
            </w:r>
            <w:r>
              <w:rPr>
                <w:rFonts w:hint="eastAsia"/>
              </w:rPr>
              <w:t>就像我们web页面中的margin一样，而column-rule就类似于border，不过他们只是存在相邻两列之间。另外</w:t>
            </w:r>
            <w:r>
              <w:rPr>
                <w:rFonts w:hint="eastAsia"/>
              </w:rPr>
              <w:fldChar w:fldCharType="begin"/>
            </w:r>
            <w:r>
              <w:rPr>
                <w:rFonts w:hint="eastAsia"/>
              </w:rPr>
              <w:instrText xml:space="preserve"> HYPERLINK "http://www.w3.org/TR/css3-multicol/" \l "column-gap0" \t "http://www.w3cplus.com/_blank" </w:instrText>
            </w:r>
            <w:r>
              <w:rPr>
                <w:rFonts w:hint="eastAsia"/>
              </w:rPr>
              <w:fldChar w:fldCharType="separate"/>
            </w:r>
            <w:r>
              <w:rPr>
                <w:rFonts w:hint="eastAsia"/>
              </w:rPr>
              <w:t>column-gap</w:t>
            </w:r>
            <w:r>
              <w:rPr>
                <w:rFonts w:hint="eastAsia"/>
              </w:rPr>
              <w:fldChar w:fldCharType="end"/>
            </w:r>
            <w:r>
              <w:rPr>
                <w:rFonts w:hint="eastAsia"/>
              </w:rPr>
              <w:t>和</w:t>
            </w:r>
            <w:r>
              <w:rPr>
                <w:rFonts w:hint="eastAsia"/>
              </w:rPr>
              <w:fldChar w:fldCharType="begin"/>
            </w:r>
            <w:r>
              <w:rPr>
                <w:rFonts w:hint="eastAsia"/>
              </w:rPr>
              <w:instrText xml:space="preserve"> HYPERLINK "http://www.w3.org/TR/css3-multicol/" \l "column-rule0" \t "http://www.w3cplus.com/_blank" </w:instrText>
            </w:r>
            <w:r>
              <w:rPr>
                <w:rFonts w:hint="eastAsia"/>
              </w:rPr>
              <w:fldChar w:fldCharType="separate"/>
            </w:r>
            <w:r>
              <w:rPr>
                <w:rFonts w:hint="eastAsia"/>
              </w:rPr>
              <w:t>column-rule</w:t>
            </w:r>
            <w:r>
              <w:rPr>
                <w:rFonts w:hint="eastAsia"/>
              </w:rPr>
              <w:fldChar w:fldCharType="end"/>
            </w:r>
            <w:r>
              <w:rPr>
                <w:rFonts w:hint="eastAsia"/>
              </w:rPr>
              <w:t>是有高度的，其高度和列等高，最大区别是，</w:t>
            </w:r>
            <w:r>
              <w:rPr>
                <w:rFonts w:hint="eastAsia"/>
              </w:rPr>
              <w:fldChar w:fldCharType="begin"/>
            </w:r>
            <w:r>
              <w:rPr>
                <w:rFonts w:hint="eastAsia"/>
              </w:rPr>
              <w:instrText xml:space="preserve"> HYPERLINK "http://www.w3.org/TR/css3-multicol/" \l "column-gap0" \t "http://www.w3cplus.com/_blank" </w:instrText>
            </w:r>
            <w:r>
              <w:rPr>
                <w:rFonts w:hint="eastAsia"/>
              </w:rPr>
              <w:fldChar w:fldCharType="separate"/>
            </w:r>
            <w:r>
              <w:rPr>
                <w:rFonts w:hint="eastAsia"/>
              </w:rPr>
              <w:t>column-gap</w:t>
            </w:r>
            <w:r>
              <w:rPr>
                <w:rFonts w:hint="eastAsia"/>
              </w:rPr>
              <w:fldChar w:fldCharType="end"/>
            </w:r>
            <w:r>
              <w:rPr>
                <w:rFonts w:hint="eastAsia"/>
              </w:rPr>
              <w:t>没有任何样式，而且他在列与列之间占有一定的空间，而</w:t>
            </w:r>
            <w:r>
              <w:rPr>
                <w:rFonts w:hint="eastAsia"/>
              </w:rPr>
              <w:fldChar w:fldCharType="begin"/>
            </w:r>
            <w:r>
              <w:rPr>
                <w:rFonts w:hint="eastAsia"/>
              </w:rPr>
              <w:instrText xml:space="preserve"> HYPERLINK "http://www.w3.org/TR/css3-multicol/" \l "column-rule0" \t "http://www.w3cplus.com/_blank" </w:instrText>
            </w:r>
            <w:r>
              <w:rPr>
                <w:rFonts w:hint="eastAsia"/>
              </w:rPr>
              <w:fldChar w:fldCharType="separate"/>
            </w:r>
            <w:r>
              <w:rPr>
                <w:rFonts w:hint="eastAsia"/>
              </w:rPr>
              <w:t>column-rule</w:t>
            </w:r>
            <w:r>
              <w:rPr>
                <w:rFonts w:hint="eastAsia"/>
              </w:rPr>
              <w:fldChar w:fldCharType="end"/>
            </w:r>
            <w:r>
              <w:rPr>
                <w:rFonts w:hint="eastAsia"/>
              </w:rPr>
              <w:t>是有一定的样式，类似于border一样（只是能用的相当的少），其在列与列之间不占有任何空间位置</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pStyle w:val="27"/>
            </w:pPr>
            <w:bookmarkStart w:id="16" w:name="_Toc11338"/>
            <w:r>
              <w:rPr>
                <w:rFonts w:hint="eastAsia"/>
              </w:rPr>
              <w:t>列间距column-gap</w:t>
            </w:r>
            <w:bookmarkEnd w:id="16"/>
          </w:p>
          <w:p>
            <w:pPr>
              <w:rPr>
                <w:rFonts w:hint="eastAsia" w:eastAsia="宋体"/>
                <w:lang w:val="en-US" w:eastAsia="zh-CN"/>
              </w:rPr>
            </w:pPr>
          </w:p>
        </w:tc>
        <w:tc>
          <w:tcPr>
            <w:tcW w:w="8966" w:type="dxa"/>
            <w:gridSpan w:val="3"/>
            <w:vAlign w:val="top"/>
          </w:tcPr>
          <w:p>
            <w:pPr>
              <w:pStyle w:val="30"/>
            </w:pPr>
            <w:r>
              <w:rPr>
                <w:rFonts w:hint="eastAsia"/>
              </w:rPr>
              <w:t>语法：</w:t>
            </w:r>
            <w:r>
              <w:rPr>
                <w:rFonts w:hint="default"/>
              </w:rPr>
              <w:t xml:space="preserve">  column-gap: normal || &lt;length&gt;</w:t>
            </w:r>
          </w:p>
          <w:p>
            <w:pPr>
              <w:pStyle w:val="30"/>
              <w:rPr>
                <w:rFonts w:hint="eastAsia"/>
              </w:rPr>
            </w:pPr>
            <w:r>
              <w:rPr>
                <w:rFonts w:hint="eastAsia"/>
              </w:rPr>
              <w:t>取值说明：</w:t>
            </w:r>
          </w:p>
          <w:p>
            <w:pPr>
              <w:pStyle w:val="30"/>
              <w:rPr>
                <w:rFonts w:hint="eastAsia"/>
              </w:rPr>
            </w:pPr>
            <w:r>
              <w:rPr>
                <w:rFonts w:hint="eastAsia"/>
              </w:rPr>
              <w:t>1、normal为默认值，默值为1em（如果你的字号是px伫值，其默认值为你的font-size值）；</w:t>
            </w:r>
          </w:p>
          <w:p>
            <w:pPr>
              <w:pStyle w:val="30"/>
              <w:rPr>
                <w:rFonts w:hint="eastAsia"/>
              </w:rPr>
            </w:pPr>
            <w:r>
              <w:rPr>
                <w:rFonts w:hint="eastAsia"/>
              </w:rPr>
              <w:t>2、&lt;length&gt;:此值用来设置列与列之间的距离，其可以使用px,em单位的任何整数值，但不能了负值。</w:t>
            </w:r>
          </w:p>
          <w:p>
            <w:pPr>
              <w:pStyle w:val="30"/>
              <w:rPr>
                <w:rFonts w:hint="eastAsia"/>
              </w:rPr>
            </w:pPr>
            <w:r>
              <w:rPr>
                <w:rFonts w:hint="eastAsia"/>
              </w:rPr>
              <w:t>兼容的浏览器：</w:t>
            </w:r>
          </w:p>
          <w:p>
            <w:pPr>
              <w:pStyle w:val="30"/>
              <w:rPr>
                <w:rFonts w:hint="eastAsia"/>
                <w:lang w:val="en-US" w:eastAsia="zh-CN"/>
              </w:rPr>
            </w:pPr>
            <w:r>
              <w:rPr>
                <w:rFonts w:hint="eastAsia"/>
                <w:lang w:val="en-US" w:eastAsia="zh-CN"/>
              </w:rPr>
              <w:t xml:space="preserve">ie10+ firefox3.5+ chrome1.0+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34" w:hRule="atLeast"/>
        </w:trPr>
        <w:tc>
          <w:tcPr>
            <w:tcW w:w="1923" w:type="dxa"/>
            <w:vMerge w:val="continue"/>
            <w:vAlign w:val="top"/>
          </w:tcPr>
          <w:p>
            <w:pPr>
              <w:rPr>
                <w:rFonts w:hint="eastAsia" w:eastAsia="宋体"/>
                <w:lang w:val="en-US" w:eastAsia="zh-CN"/>
              </w:rPr>
            </w:pPr>
          </w:p>
        </w:tc>
        <w:tc>
          <w:tcPr>
            <w:tcW w:w="3065" w:type="dxa"/>
            <w:vAlign w:val="top"/>
          </w:tcPr>
          <w:p>
            <w:pPr>
              <w:rPr>
                <w:rFonts w:hint="default"/>
              </w:rPr>
            </w:pPr>
            <w:r>
              <w:rPr>
                <w:rFonts w:hint="default"/>
              </w:rPr>
              <w:t xml:space="preserve">  .columnGap {</w:t>
            </w:r>
          </w:p>
          <w:p>
            <w:pPr>
              <w:rPr>
                <w:rFonts w:hint="default"/>
              </w:rPr>
            </w:pPr>
            <w:r>
              <w:rPr>
                <w:rFonts w:hint="default"/>
              </w:rPr>
              <w:t xml:space="preserve">     column-count: 2;</w:t>
            </w:r>
          </w:p>
          <w:p>
            <w:pPr>
              <w:rPr>
                <w:rFonts w:hint="default"/>
              </w:rPr>
            </w:pPr>
            <w:r>
              <w:rPr>
                <w:rFonts w:hint="default"/>
              </w:rPr>
              <w:t xml:space="preserve">     column-gap: 20px;</w:t>
            </w:r>
          </w:p>
          <w:p>
            <w:pPr>
              <w:rPr>
                <w:rFonts w:hint="eastAsia"/>
                <w:lang w:val="en-US" w:eastAsia="zh-CN"/>
              </w:rPr>
            </w:pPr>
            <w:r>
              <w:rPr>
                <w:rFonts w:hint="default"/>
              </w:rPr>
              <w:t xml:space="preserve">  }</w:t>
            </w:r>
          </w:p>
        </w:tc>
        <w:tc>
          <w:tcPr>
            <w:tcW w:w="5901" w:type="dxa"/>
            <w:gridSpan w:val="2"/>
            <w:vAlign w:val="top"/>
          </w:tcPr>
          <w:p>
            <w:pPr>
              <w:rPr>
                <w:rFonts w:hint="eastAsia"/>
              </w:rPr>
            </w:pPr>
            <w:r>
              <w:rPr>
                <w:rFonts w:hint="eastAsia"/>
              </w:rPr>
              <w:fldChar w:fldCharType="begin"/>
            </w:r>
            <w:r>
              <w:rPr>
                <w:rFonts w:hint="eastAsia"/>
              </w:rPr>
              <w:instrText xml:space="preserve">INCLUDEPICTURE \d "http://www.w3cplus.com/sites/default/files/column-gap20.png" \* MERGEFORMATINET </w:instrText>
            </w:r>
            <w:r>
              <w:rPr>
                <w:rFonts w:hint="eastAsia"/>
              </w:rPr>
              <w:fldChar w:fldCharType="separate"/>
            </w:r>
            <w:r>
              <w:rPr>
                <w:rFonts w:hint="eastAsia"/>
              </w:rPr>
              <w:drawing>
                <wp:inline distT="0" distB="0" distL="114300" distR="114300">
                  <wp:extent cx="2241550" cy="974090"/>
                  <wp:effectExtent l="0" t="0" r="6350" b="16510"/>
                  <wp:docPr id="6"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7"/>
                          <pic:cNvPicPr>
                            <a:picLocks noChangeAspect="1"/>
                          </pic:cNvPicPr>
                        </pic:nvPicPr>
                        <pic:blipFill>
                          <a:blip r:embed="rId4"/>
                          <a:stretch>
                            <a:fillRect/>
                          </a:stretch>
                        </pic:blipFill>
                        <pic:spPr>
                          <a:xfrm>
                            <a:off x="0" y="0"/>
                            <a:ext cx="2241550" cy="974090"/>
                          </a:xfrm>
                          <a:prstGeom prst="rect">
                            <a:avLst/>
                          </a:prstGeom>
                          <a:noFill/>
                          <a:ln w="9525">
                            <a:noFill/>
                          </a:ln>
                        </pic:spPr>
                      </pic:pic>
                    </a:graphicData>
                  </a:graphic>
                </wp:inline>
              </w:drawing>
            </w:r>
            <w:r>
              <w:rPr>
                <w:rFonts w:hint="eastAsia"/>
              </w:rPr>
              <w:fldChar w:fldCharType="end"/>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eastAsia="宋体"/>
                <w:lang w:val="en-US" w:eastAsia="zh-CN"/>
              </w:rPr>
            </w:pPr>
          </w:p>
        </w:tc>
        <w:tc>
          <w:tcPr>
            <w:tcW w:w="3065" w:type="dxa"/>
            <w:vAlign w:val="top"/>
          </w:tcPr>
          <w:p>
            <w:pPr>
              <w:rPr>
                <w:rFonts w:hint="default"/>
              </w:rPr>
            </w:pPr>
            <w:r>
              <w:rPr>
                <w:rFonts w:hint="default"/>
              </w:rPr>
              <w:t xml:space="preserve"> .columnGapWidth {</w:t>
            </w:r>
          </w:p>
          <w:p>
            <w:pPr>
              <w:rPr>
                <w:rFonts w:hint="default"/>
              </w:rPr>
            </w:pPr>
            <w:r>
              <w:rPr>
                <w:rFonts w:hint="default"/>
              </w:rPr>
              <w:t xml:space="preserve">    column-width: 193px;</w:t>
            </w:r>
          </w:p>
          <w:p>
            <w:pPr>
              <w:rPr>
                <w:rFonts w:hint="default"/>
              </w:rPr>
            </w:pPr>
            <w:r>
              <w:rPr>
                <w:rFonts w:hint="default"/>
              </w:rPr>
              <w:t xml:space="preserve">    column-count: 2;</w:t>
            </w:r>
          </w:p>
          <w:p>
            <w:pPr>
              <w:rPr>
                <w:rFonts w:hint="default"/>
              </w:rPr>
            </w:pPr>
            <w:r>
              <w:rPr>
                <w:rFonts w:hint="default"/>
              </w:rPr>
              <w:t xml:space="preserve">    column-gap: 20px;</w:t>
            </w:r>
          </w:p>
          <w:p>
            <w:pPr>
              <w:rPr>
                <w:rFonts w:hint="eastAsia"/>
                <w:lang w:val="en-US" w:eastAsia="zh-CN"/>
              </w:rPr>
            </w:pPr>
            <w:r>
              <w:rPr>
                <w:rFonts w:hint="default"/>
              </w:rPr>
              <w:t xml:space="preserve">  }</w:t>
            </w:r>
          </w:p>
        </w:tc>
        <w:tc>
          <w:tcPr>
            <w:tcW w:w="5901" w:type="dxa"/>
            <w:gridSpan w:val="2"/>
            <w:vAlign w:val="top"/>
          </w:tcPr>
          <w:p>
            <w:pPr>
              <w:rPr>
                <w:rFonts w:hint="eastAsia"/>
              </w:rPr>
            </w:pPr>
            <w:r>
              <w:rPr>
                <w:rFonts w:hint="eastAsia"/>
              </w:rPr>
              <w:fldChar w:fldCharType="begin"/>
            </w:r>
            <w:r>
              <w:rPr>
                <w:rFonts w:hint="eastAsia"/>
              </w:rPr>
              <w:instrText xml:space="preserve">INCLUDEPICTURE \d "http://www.w3cplus.com/sites/default/files/column-widthAuto.png" \* MERGEFORMATINET </w:instrText>
            </w:r>
            <w:r>
              <w:rPr>
                <w:rFonts w:hint="eastAsia"/>
              </w:rPr>
              <w:fldChar w:fldCharType="separate"/>
            </w:r>
            <w:r>
              <w:rPr>
                <w:rFonts w:hint="eastAsia"/>
              </w:rPr>
              <w:drawing>
                <wp:inline distT="0" distB="0" distL="114300" distR="114300">
                  <wp:extent cx="2419350" cy="930910"/>
                  <wp:effectExtent l="0" t="0" r="0" b="2540"/>
                  <wp:docPr id="5"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8"/>
                          <pic:cNvPicPr>
                            <a:picLocks noChangeAspect="1"/>
                          </pic:cNvPicPr>
                        </pic:nvPicPr>
                        <pic:blipFill>
                          <a:blip r:embed="rId5"/>
                          <a:stretch>
                            <a:fillRect/>
                          </a:stretch>
                        </pic:blipFill>
                        <pic:spPr>
                          <a:xfrm>
                            <a:off x="0" y="0"/>
                            <a:ext cx="2419350" cy="930910"/>
                          </a:xfrm>
                          <a:prstGeom prst="rect">
                            <a:avLst/>
                          </a:prstGeom>
                          <a:noFill/>
                          <a:ln w="9525">
                            <a:noFill/>
                          </a:ln>
                        </pic:spPr>
                      </pic:pic>
                    </a:graphicData>
                  </a:graphic>
                </wp:inline>
              </w:drawing>
            </w:r>
            <w:r>
              <w:rPr>
                <w:rFonts w:hint="eastAsia"/>
              </w:rPr>
              <w:fldChar w:fldCharType="end"/>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eastAsia="宋体"/>
                <w:lang w:val="en-US" w:eastAsia="zh-CN"/>
              </w:rPr>
            </w:pPr>
          </w:p>
        </w:tc>
        <w:tc>
          <w:tcPr>
            <w:tcW w:w="8966" w:type="dxa"/>
            <w:gridSpan w:val="3"/>
            <w:vAlign w:val="top"/>
          </w:tcPr>
          <w:p>
            <w:pPr>
              <w:rPr>
                <w:rFonts w:hint="eastAsia"/>
              </w:rPr>
            </w:pPr>
            <w:r>
              <w:rPr>
                <w:rFonts w:hint="eastAsia"/>
                <w:lang w:val="en-US" w:eastAsia="zh-CN"/>
              </w:rPr>
              <w:t>&gt; 例子1</w:t>
            </w:r>
            <w:r>
              <w:rPr>
                <w:rFonts w:hint="eastAsia"/>
              </w:rPr>
              <w:t>是在column-width为auto下，我们把元素分成两列，并把列与列的间距定为20px，从效果图中，明显可以看出，column-gap将相邻两列以20px的宽度隔开了。</w:t>
            </w:r>
          </w:p>
          <w:p>
            <w:pPr>
              <w:rPr>
                <w:rFonts w:hint="eastAsia"/>
              </w:rPr>
            </w:pPr>
          </w:p>
          <w:p>
            <w:pPr>
              <w:rPr>
                <w:rFonts w:hint="eastAsia"/>
              </w:rPr>
            </w:pPr>
            <w:r>
              <w:rPr>
                <w:rFonts w:hint="eastAsia"/>
                <w:lang w:val="en-US" w:eastAsia="zh-CN"/>
              </w:rPr>
              <w:t xml:space="preserve">&gt; </w:t>
            </w:r>
            <w:r>
              <w:rPr>
                <w:rFonts w:hint="eastAsia"/>
                <w:lang w:eastAsia="zh-CN"/>
              </w:rPr>
              <w:t>例子</w:t>
            </w:r>
            <w:r>
              <w:rPr>
                <w:rFonts w:hint="eastAsia"/>
                <w:lang w:val="en-US" w:eastAsia="zh-CN"/>
              </w:rPr>
              <w:t>2</w:t>
            </w:r>
            <w:r>
              <w:rPr>
                <w:rFonts w:hint="eastAsia"/>
              </w:rPr>
              <w:t>在</w:t>
            </w:r>
            <w:r>
              <w:rPr>
                <w:rFonts w:hint="eastAsia"/>
                <w:lang w:eastAsia="zh-CN"/>
              </w:rPr>
              <w:t>例子</w:t>
            </w:r>
            <w:r>
              <w:rPr>
                <w:rFonts w:hint="eastAsia"/>
                <w:lang w:val="en-US" w:eastAsia="zh-CN"/>
              </w:rPr>
              <w:t>1</w:t>
            </w:r>
            <w:r>
              <w:rPr>
                <w:rFonts w:hint="eastAsia"/>
              </w:rPr>
              <w:t>基础上加上一个列的宽度值</w:t>
            </w:r>
            <w:r>
              <w:rPr>
                <w:rFonts w:hint="eastAsia"/>
                <w:lang w:eastAsia="zh-CN"/>
              </w:rPr>
              <w:t>，</w:t>
            </w:r>
            <w:r>
              <w:rPr>
                <w:rFonts w:hint="eastAsia"/>
              </w:rPr>
              <w:t>从效果中很容易得到答案，就是容器无法显示两列，大家都知道，元素总宽度是400px,现在每列定在193px,总共分成了2列，在前面的例子大家都知道，column-gap为normal时刚好正常以2列并且每列为193px的宽度显示，可现在加上一个列间距20px。</w:t>
            </w:r>
          </w:p>
          <w:p>
            <w:pPr>
              <w:rPr>
                <w:rFonts w:hint="eastAsia"/>
              </w:rPr>
            </w:pPr>
          </w:p>
          <w:p>
            <w:pPr>
              <w:rPr>
                <w:rFonts w:hint="eastAsia"/>
              </w:rPr>
            </w:pPr>
            <w:r>
              <w:rPr>
                <w:rFonts w:hint="eastAsia"/>
                <w:lang w:val="en-US" w:eastAsia="zh-CN"/>
              </w:rPr>
              <w:t xml:space="preserve">&gt; </w:t>
            </w:r>
            <w:r>
              <w:rPr>
                <w:rFonts w:hint="eastAsia"/>
              </w:rPr>
              <w:t>这是一个很简单的数学题，多列各糁数值之各超过多列元素总宽度，以至于元素无法按参数值进行布局。这里说这么多，无非想告诉大家</w:t>
            </w:r>
            <w:r>
              <w:rPr>
                <w:rFonts w:hint="eastAsia"/>
                <w:u w:val="single"/>
              </w:rPr>
              <w:t>column-gap可以用来改变相邻列之间距离，但在多列元素同时设置了column-width时，column-gap与column-width之和大于多列元素总宽度时，会导至列被撑破，并以第一列显示，此时的列宽自动调节到元素的总宽度。</w:t>
            </w:r>
          </w:p>
          <w:p>
            <w:pPr>
              <w:rPr>
                <w:rFonts w:hint="eastAsia"/>
              </w:rPr>
            </w:pPr>
          </w:p>
          <w:p>
            <w:pPr>
              <w:rPr>
                <w:rFonts w:hint="eastAsia"/>
                <w:lang w:val="en-US" w:eastAsia="zh-CN"/>
              </w:rPr>
            </w:pPr>
            <w:r>
              <w:rPr>
                <w:rFonts w:hint="eastAsia"/>
                <w:lang w:val="en-US" w:eastAsia="zh-CN"/>
              </w:rPr>
              <w:t xml:space="preserve">&gt; </w:t>
            </w:r>
            <w:r>
              <w:rPr>
                <w:rFonts w:hint="eastAsia"/>
              </w:rPr>
              <w:t>其实这一点很像我们平时中用float布局一样，大家可以慢慢体会一下。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pStyle w:val="27"/>
              <w:rPr>
                <w:rFonts w:hint="eastAsia"/>
                <w:lang w:val="en-US" w:eastAsia="zh-CN"/>
              </w:rPr>
            </w:pPr>
            <w:bookmarkStart w:id="17" w:name="_Toc20420"/>
            <w:r>
              <w:rPr>
                <w:rFonts w:hint="eastAsia"/>
                <w:lang w:eastAsia="zh-CN"/>
              </w:rPr>
              <w:t>列</w:t>
            </w:r>
            <w:r>
              <w:rPr>
                <w:rFonts w:hint="eastAsia"/>
              </w:rPr>
              <w:t>边框column-rule</w:t>
            </w:r>
            <w:bookmarkEnd w:id="17"/>
          </w:p>
        </w:tc>
        <w:tc>
          <w:tcPr>
            <w:tcW w:w="8966" w:type="dxa"/>
            <w:gridSpan w:val="3"/>
            <w:vAlign w:val="top"/>
          </w:tcPr>
          <w:p>
            <w:pPr>
              <w:pStyle w:val="30"/>
              <w:rPr>
                <w:rFonts w:hint="eastAsia"/>
              </w:rPr>
            </w:pPr>
            <w:r>
              <w:rPr>
                <w:rFonts w:hint="eastAsia"/>
              </w:rPr>
              <w:t>前面就说到过，column-rule就是用来定义列与列之间的边框宽度，样式和颜色的，简单点说，就有点类似于常用border属性。但column-rule是不占用任何倥间位置的，在列与列之间改变其宽度并不会改变任何元素的位置。这样的话，当column-rule的宽度大于column-gap时，column-rule将会和相邻的列重叠，甚至有可能延长超出了multi元素框，从而形成了元素的背景色；但有一点需要注意column-rule只存在两边都有内容的列之间。</w:t>
            </w:r>
          </w:p>
          <w:p>
            <w:pPr>
              <w:pStyle w:val="30"/>
              <w:rPr>
                <w:rFonts w:hint="eastAsia"/>
              </w:rPr>
            </w:pPr>
            <w:r>
              <w:rPr>
                <w:rFonts w:hint="eastAsia"/>
              </w:rPr>
              <w:t>为了更能形像点的理解，在你的脑海中你可以把column-rule当作元素中的border来理解，因为column-rule同样就具有border类似的属性：宽度column-rule-width，样式column-rule-style，颜色column-rule-color，不同的是border占有一定的空间位置，而column-rule不占有任何窨控间的位置，下面也和column-gap一样，从其语法着手，看看column-rule如何应用在多列元素中，以将会如何改变多列元素？</w:t>
            </w:r>
          </w:p>
          <w:p>
            <w:pPr>
              <w:pStyle w:val="30"/>
              <w:rPr>
                <w:rFonts w:hint="eastAsia"/>
              </w:rPr>
            </w:pPr>
            <w:r>
              <w:rPr>
                <w:rFonts w:hint="eastAsia"/>
              </w:rPr>
              <w:t>语法：</w:t>
            </w:r>
          </w:p>
          <w:p>
            <w:pPr>
              <w:pStyle w:val="30"/>
              <w:rPr>
                <w:rFonts w:hint="default"/>
              </w:rPr>
            </w:pPr>
            <w:r>
              <w:rPr>
                <w:rFonts w:hint="default"/>
              </w:rPr>
              <w:t xml:space="preserve">  column-rule:</w:t>
            </w:r>
            <w:r>
              <w:rPr>
                <w:rFonts w:hint="default"/>
              </w:rPr>
              <w:tab/>
            </w:r>
            <w:r>
              <w:rPr>
                <w:rFonts w:hint="default"/>
              </w:rPr>
              <w:t xml:space="preserve">&lt;column-rule-width&gt; || &lt;column-rule-style&gt; || &lt;column-rule-color&gt;  </w:t>
            </w:r>
          </w:p>
          <w:p>
            <w:pPr>
              <w:pStyle w:val="30"/>
              <w:rPr>
                <w:rFonts w:hint="eastAsia"/>
              </w:rPr>
            </w:pPr>
            <w:r>
              <w:rPr>
                <w:rFonts w:hint="eastAsia"/>
              </w:rPr>
              <w:t>取值说明：</w:t>
            </w:r>
          </w:p>
          <w:p>
            <w:pPr>
              <w:pStyle w:val="30"/>
              <w:rPr>
                <w:rFonts w:hint="eastAsia"/>
              </w:rPr>
            </w:pPr>
            <w:r>
              <w:rPr>
                <w:rFonts w:hint="eastAsia"/>
              </w:rPr>
              <w:t>1、column-rule-width：此值是用来定义column-rule的宽度，默认值为“medium”，不允许取负值。类似于border-width属性，详细可以参考</w:t>
            </w:r>
            <w:r>
              <w:rPr>
                <w:rFonts w:hint="eastAsia"/>
              </w:rPr>
              <w:fldChar w:fldCharType="begin"/>
            </w:r>
            <w:r>
              <w:rPr>
                <w:rFonts w:hint="eastAsia"/>
              </w:rPr>
              <w:instrText xml:space="preserve"> HYPERLINK "http://www.w3.org/TR/css3-multicol/" \l "column-rule-width" \t "http://www.w3cplus.com/_blank" </w:instrText>
            </w:r>
            <w:r>
              <w:rPr>
                <w:rFonts w:hint="eastAsia"/>
              </w:rPr>
              <w:fldChar w:fldCharType="separate"/>
            </w:r>
            <w:r>
              <w:rPr>
                <w:rFonts w:hint="eastAsia"/>
              </w:rPr>
              <w:t>column-rule-width</w:t>
            </w:r>
            <w:r>
              <w:rPr>
                <w:rFonts w:hint="eastAsia"/>
              </w:rPr>
              <w:fldChar w:fldCharType="end"/>
            </w:r>
            <w:r>
              <w:rPr>
                <w:rFonts w:hint="eastAsia"/>
              </w:rPr>
              <w:t>；</w:t>
            </w:r>
          </w:p>
          <w:p>
            <w:pPr>
              <w:pStyle w:val="30"/>
              <w:rPr>
                <w:rFonts w:hint="eastAsia"/>
              </w:rPr>
            </w:pPr>
            <w:r>
              <w:rPr>
                <w:rFonts w:hint="eastAsia"/>
              </w:rPr>
              <w:t>2、column-rule-style：此值是用来定义column-rule的样式，其默认值为“none”，如果取值为默认值时，column-rule-width值将等于“0”，column-rule-style样式种类和border-style一样，详细可以参考</w:t>
            </w:r>
            <w:r>
              <w:rPr>
                <w:rFonts w:hint="eastAsia"/>
              </w:rPr>
              <w:fldChar w:fldCharType="begin"/>
            </w:r>
            <w:r>
              <w:rPr>
                <w:rFonts w:hint="eastAsia"/>
              </w:rPr>
              <w:instrText xml:space="preserve"> HYPERLINK "http://www.w3.org/TR/css3-multicol/" \l "column-rule-style" \t "http://www.w3cplus.com/_blank" </w:instrText>
            </w:r>
            <w:r>
              <w:rPr>
                <w:rFonts w:hint="eastAsia"/>
              </w:rPr>
              <w:fldChar w:fldCharType="separate"/>
            </w:r>
            <w:r>
              <w:rPr>
                <w:rFonts w:hint="eastAsia"/>
              </w:rPr>
              <w:t>column-rule-style</w:t>
            </w:r>
            <w:r>
              <w:rPr>
                <w:rFonts w:hint="eastAsia"/>
              </w:rPr>
              <w:fldChar w:fldCharType="end"/>
            </w:r>
            <w:r>
              <w:rPr>
                <w:rFonts w:hint="eastAsia"/>
              </w:rPr>
              <w:t>；</w:t>
            </w:r>
          </w:p>
          <w:p>
            <w:pPr>
              <w:pStyle w:val="30"/>
              <w:rPr>
                <w:rFonts w:hint="eastAsia"/>
              </w:rPr>
            </w:pPr>
            <w:r>
              <w:rPr>
                <w:rFonts w:hint="eastAsia"/>
              </w:rPr>
              <w:t>3、column-rule-color：此值用来定义column-rule的颜色，其默认值为前景色color的值，使用相当于border-color，如果不希望显示颜色，也可以将其设置为transparent(透明色)，详细可以参考</w:t>
            </w:r>
            <w:r>
              <w:rPr>
                <w:rFonts w:hint="eastAsia"/>
              </w:rPr>
              <w:fldChar w:fldCharType="begin"/>
            </w:r>
            <w:r>
              <w:rPr>
                <w:rFonts w:hint="eastAsia"/>
              </w:rPr>
              <w:instrText xml:space="preserve"> HYPERLINK "http://www.w3.org/TR/css3-multicol/" \l "column-rule-color" \t "http://www.w3cplus.com/_blank" </w:instrText>
            </w:r>
            <w:r>
              <w:rPr>
                <w:rFonts w:hint="eastAsia"/>
              </w:rPr>
              <w:fldChar w:fldCharType="separate"/>
            </w:r>
            <w:r>
              <w:rPr>
                <w:rFonts w:hint="eastAsia"/>
              </w:rPr>
              <w:t>column-rule-color</w:t>
            </w:r>
            <w:r>
              <w:rPr>
                <w:rFonts w:hint="eastAsia"/>
              </w:rPr>
              <w:fldChar w:fldCharType="end"/>
            </w:r>
            <w:r>
              <w:rPr>
                <w:rFonts w:hint="eastAsia"/>
              </w:rPr>
              <w:t>。</w:t>
            </w:r>
          </w:p>
          <w:p>
            <w:pPr>
              <w:pStyle w:val="30"/>
              <w:rPr>
                <w:rFonts w:hint="eastAsia"/>
              </w:rPr>
            </w:pPr>
            <w:r>
              <w:rPr>
                <w:rFonts w:hint="eastAsia"/>
              </w:rPr>
              <w:t>前面也说过column-rule的使用方法大家就可以把他当作border的使用，所以我们也可以把column-rule像border属性一样拆分成：</w:t>
            </w:r>
          </w:p>
          <w:p>
            <w:pPr>
              <w:pStyle w:val="30"/>
              <w:rPr>
                <w:rFonts w:hint="default"/>
              </w:rPr>
            </w:pPr>
            <w:r>
              <w:rPr>
                <w:rFonts w:hint="default"/>
              </w:rPr>
              <w:t xml:space="preserve">  column-rule-width: &lt;border-width&gt;;</w:t>
            </w:r>
          </w:p>
          <w:p>
            <w:pPr>
              <w:pStyle w:val="30"/>
              <w:rPr>
                <w:rFonts w:hint="default"/>
              </w:rPr>
            </w:pPr>
            <w:r>
              <w:rPr>
                <w:rFonts w:hint="default"/>
              </w:rPr>
              <w:t xml:space="preserve">  column-rule-style: &lt;border-style&gt;;</w:t>
            </w:r>
          </w:p>
          <w:p>
            <w:pPr>
              <w:pStyle w:val="30"/>
              <w:rPr>
                <w:rFonts w:hint="default"/>
              </w:rPr>
            </w:pPr>
            <w:r>
              <w:rPr>
                <w:rFonts w:hint="default"/>
              </w:rPr>
              <w:t xml:space="preserve">  column-rule-color: &lt;border-color&gt;;</w:t>
            </w:r>
          </w:p>
          <w:p>
            <w:pPr>
              <w:pStyle w:val="30"/>
              <w:rPr>
                <w:rFonts w:hint="eastAsia"/>
              </w:rPr>
            </w:pPr>
            <w:r>
              <w:rPr>
                <w:rFonts w:hint="eastAsia"/>
              </w:rPr>
              <w:t>兼容的浏览器：</w:t>
            </w:r>
          </w:p>
          <w:p>
            <w:pPr>
              <w:pStyle w:val="30"/>
              <w:rPr>
                <w:rFonts w:hint="eastAsia"/>
                <w:lang w:val="en-US" w:eastAsia="zh-CN"/>
              </w:rPr>
            </w:pPr>
            <w:r>
              <w:rPr>
                <w:rFonts w:hint="eastAsia"/>
                <w:lang w:val="en-US" w:eastAsia="zh-CN"/>
              </w:rPr>
              <w:t>ie10+ firefox 3.5+ chrome1.0+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rPr>
            </w:pPr>
          </w:p>
        </w:tc>
        <w:tc>
          <w:tcPr>
            <w:tcW w:w="4438" w:type="dxa"/>
            <w:gridSpan w:val="2"/>
            <w:vAlign w:val="top"/>
          </w:tcPr>
          <w:p>
            <w:pPr>
              <w:rPr>
                <w:rFonts w:hint="default"/>
              </w:rPr>
            </w:pPr>
            <w:r>
              <w:rPr>
                <w:rFonts w:hint="default"/>
              </w:rPr>
              <w:t xml:space="preserve">  .columnRule {</w:t>
            </w:r>
          </w:p>
          <w:p>
            <w:pPr>
              <w:rPr>
                <w:rFonts w:hint="default"/>
              </w:rPr>
            </w:pPr>
            <w:r>
              <w:rPr>
                <w:rFonts w:hint="default"/>
              </w:rPr>
              <w:t xml:space="preserve">     -moz-column-width: 190px;</w:t>
            </w:r>
          </w:p>
          <w:p>
            <w:pPr>
              <w:rPr>
                <w:rFonts w:hint="default"/>
              </w:rPr>
            </w:pPr>
            <w:r>
              <w:rPr>
                <w:rFonts w:hint="default"/>
              </w:rPr>
              <w:t xml:space="preserve">     -webkit-column-width: 190px;</w:t>
            </w:r>
          </w:p>
          <w:p>
            <w:pPr>
              <w:rPr>
                <w:rFonts w:hint="default"/>
              </w:rPr>
            </w:pPr>
            <w:r>
              <w:rPr>
                <w:rFonts w:hint="default"/>
              </w:rPr>
              <w:t xml:space="preserve">     column-width: 190px;</w:t>
            </w:r>
          </w:p>
          <w:p>
            <w:pPr>
              <w:rPr>
                <w:rFonts w:hint="default"/>
              </w:rPr>
            </w:pPr>
            <w:r>
              <w:rPr>
                <w:rFonts w:hint="default"/>
              </w:rPr>
              <w:t xml:space="preserve">     -webkit-column-count: 2;</w:t>
            </w:r>
          </w:p>
          <w:p>
            <w:pPr>
              <w:rPr>
                <w:rFonts w:hint="default"/>
              </w:rPr>
            </w:pPr>
            <w:r>
              <w:rPr>
                <w:rFonts w:hint="default"/>
              </w:rPr>
              <w:t xml:space="preserve">     -moz-column-count: 2;</w:t>
            </w:r>
          </w:p>
          <w:p>
            <w:pPr>
              <w:rPr>
                <w:rFonts w:hint="default"/>
              </w:rPr>
            </w:pPr>
            <w:r>
              <w:rPr>
                <w:rFonts w:hint="default"/>
              </w:rPr>
              <w:t xml:space="preserve">     column-count: 2;</w:t>
            </w:r>
          </w:p>
          <w:p>
            <w:pPr>
              <w:rPr>
                <w:rFonts w:hint="default"/>
              </w:rPr>
            </w:pPr>
            <w:r>
              <w:rPr>
                <w:rFonts w:hint="default"/>
              </w:rPr>
              <w:t xml:space="preserve">     -webkit-column-gap: 20px;</w:t>
            </w:r>
          </w:p>
          <w:p>
            <w:pPr>
              <w:rPr>
                <w:rFonts w:hint="default"/>
              </w:rPr>
            </w:pPr>
            <w:r>
              <w:rPr>
                <w:rFonts w:hint="default"/>
              </w:rPr>
              <w:t xml:space="preserve">     -moz-column-gap: 20px;</w:t>
            </w:r>
          </w:p>
          <w:p>
            <w:pPr>
              <w:rPr>
                <w:rFonts w:hint="default"/>
              </w:rPr>
            </w:pPr>
            <w:r>
              <w:rPr>
                <w:rFonts w:hint="default"/>
              </w:rPr>
              <w:t xml:space="preserve">     column-gap: 20px;</w:t>
            </w:r>
          </w:p>
          <w:p>
            <w:pPr>
              <w:rPr>
                <w:rFonts w:hint="default"/>
              </w:rPr>
            </w:pPr>
            <w:r>
              <w:rPr>
                <w:rFonts w:hint="default"/>
              </w:rPr>
              <w:t xml:space="preserve">     -moz-column-rule: 5px solid red;</w:t>
            </w:r>
          </w:p>
          <w:p>
            <w:pPr>
              <w:rPr>
                <w:rFonts w:hint="default"/>
              </w:rPr>
            </w:pPr>
            <w:r>
              <w:rPr>
                <w:rFonts w:hint="default"/>
              </w:rPr>
              <w:t xml:space="preserve">     -webkit-column-rule: 5px solid red;</w:t>
            </w:r>
          </w:p>
          <w:p>
            <w:pPr>
              <w:rPr>
                <w:rFonts w:hint="default"/>
              </w:rPr>
            </w:pPr>
            <w:r>
              <w:rPr>
                <w:rFonts w:hint="default"/>
              </w:rPr>
              <w:t xml:space="preserve">     column-rule: 5px solid red;</w:t>
            </w:r>
          </w:p>
          <w:p>
            <w:pPr>
              <w:rPr>
                <w:rFonts w:hint="eastAsia"/>
              </w:rPr>
            </w:pPr>
            <w:r>
              <w:rPr>
                <w:rFonts w:hint="default"/>
              </w:rPr>
              <w:t xml:space="preserve">  }</w:t>
            </w:r>
          </w:p>
        </w:tc>
        <w:tc>
          <w:tcPr>
            <w:tcW w:w="4528" w:type="dxa"/>
            <w:vAlign w:val="top"/>
          </w:tcPr>
          <w:p>
            <w:pPr>
              <w:rPr>
                <w:rFonts w:hint="eastAsia"/>
              </w:rPr>
            </w:pPr>
            <w:r>
              <w:rPr>
                <w:rFonts w:hint="eastAsia"/>
              </w:rPr>
              <w:fldChar w:fldCharType="begin"/>
            </w:r>
            <w:r>
              <w:rPr>
                <w:rFonts w:hint="eastAsia"/>
              </w:rPr>
              <w:instrText xml:space="preserve">INCLUDEPICTURE \d "http://www.w3cplus.com/sites/default/files/column-rule.png" \* MERGEFORMATINET </w:instrText>
            </w:r>
            <w:r>
              <w:rPr>
                <w:rFonts w:hint="eastAsia"/>
              </w:rPr>
              <w:fldChar w:fldCharType="separate"/>
            </w:r>
            <w:r>
              <w:rPr>
                <w:rFonts w:hint="eastAsia"/>
              </w:rPr>
              <w:drawing>
                <wp:inline distT="0" distB="0" distL="114300" distR="114300">
                  <wp:extent cx="2570480" cy="1099820"/>
                  <wp:effectExtent l="0" t="0" r="1270" b="5080"/>
                  <wp:docPr id="4"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IMG_260"/>
                          <pic:cNvPicPr>
                            <a:picLocks noChangeAspect="1"/>
                          </pic:cNvPicPr>
                        </pic:nvPicPr>
                        <pic:blipFill>
                          <a:blip r:embed="rId6"/>
                          <a:stretch>
                            <a:fillRect/>
                          </a:stretch>
                        </pic:blipFill>
                        <pic:spPr>
                          <a:xfrm>
                            <a:off x="0" y="0"/>
                            <a:ext cx="2570480" cy="1099820"/>
                          </a:xfrm>
                          <a:prstGeom prst="rect">
                            <a:avLst/>
                          </a:prstGeom>
                          <a:noFill/>
                          <a:ln w="9525">
                            <a:noFill/>
                          </a:ln>
                        </pic:spPr>
                      </pic:pic>
                    </a:graphicData>
                  </a:graphic>
                </wp:inline>
              </w:drawing>
            </w:r>
            <w:r>
              <w:rPr>
                <w:rFonts w:hint="eastAsia"/>
              </w:rPr>
              <w:fldChar w:fldCharType="end"/>
            </w:r>
          </w:p>
          <w:p>
            <w:pPr>
              <w:rPr>
                <w:rFonts w:hint="eastAsia"/>
              </w:rPr>
            </w:pP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6" w:hRule="atLeast"/>
        </w:trPr>
        <w:tc>
          <w:tcPr>
            <w:tcW w:w="1923" w:type="dxa"/>
            <w:vMerge w:val="continue"/>
            <w:vAlign w:val="top"/>
          </w:tcPr>
          <w:p>
            <w:pPr>
              <w:rPr>
                <w:rFonts w:hint="eastAsia"/>
              </w:rPr>
            </w:pPr>
          </w:p>
        </w:tc>
        <w:tc>
          <w:tcPr>
            <w:tcW w:w="4438" w:type="dxa"/>
            <w:gridSpan w:val="2"/>
            <w:vAlign w:val="top"/>
          </w:tcPr>
          <w:p>
            <w:pPr>
              <w:rPr>
                <w:rFonts w:hint="default"/>
              </w:rPr>
            </w:pPr>
            <w:r>
              <w:rPr>
                <w:rFonts w:hint="default"/>
              </w:rPr>
              <w:t xml:space="preserve"> .columnRule {</w:t>
            </w:r>
          </w:p>
          <w:p>
            <w:pPr>
              <w:rPr>
                <w:rFonts w:hint="default"/>
              </w:rPr>
            </w:pPr>
            <w:r>
              <w:rPr>
                <w:rFonts w:hint="default"/>
              </w:rPr>
              <w:t xml:space="preserve">     background: none repeat scroll 0 0 orange;</w:t>
            </w:r>
          </w:p>
          <w:p>
            <w:pPr>
              <w:rPr>
                <w:rFonts w:hint="default"/>
              </w:rPr>
            </w:pPr>
            <w:r>
              <w:rPr>
                <w:rFonts w:hint="default"/>
              </w:rPr>
              <w:t xml:space="preserve">     color: blue;</w:t>
            </w:r>
          </w:p>
          <w:p>
            <w:pPr>
              <w:rPr>
                <w:rFonts w:hint="default"/>
              </w:rPr>
            </w:pPr>
            <w:r>
              <w:rPr>
                <w:rFonts w:hint="default"/>
              </w:rPr>
              <w:t xml:space="preserve">     -moz-column-rule: 150px solid red;</w:t>
            </w:r>
          </w:p>
          <w:p>
            <w:pPr>
              <w:rPr>
                <w:rFonts w:hint="default"/>
              </w:rPr>
            </w:pPr>
            <w:r>
              <w:rPr>
                <w:rFonts w:hint="default"/>
              </w:rPr>
              <w:t xml:space="preserve">     -webkit-column-rule: 150px solid red;</w:t>
            </w:r>
          </w:p>
          <w:p>
            <w:pPr>
              <w:rPr>
                <w:rFonts w:hint="default"/>
              </w:rPr>
            </w:pPr>
            <w:r>
              <w:rPr>
                <w:rFonts w:hint="default"/>
              </w:rPr>
              <w:t xml:space="preserve">     column-rule: 150px solid red;</w:t>
            </w:r>
          </w:p>
          <w:p>
            <w:pPr>
              <w:rPr>
                <w:rFonts w:hint="default"/>
              </w:rPr>
            </w:pPr>
            <w:r>
              <w:rPr>
                <w:rFonts w:hint="default"/>
              </w:rPr>
              <w:t xml:space="preserve">  }</w:t>
            </w:r>
          </w:p>
          <w:p>
            <w:pPr>
              <w:rPr>
                <w:rFonts w:hint="eastAsia"/>
              </w:rPr>
            </w:pPr>
          </w:p>
        </w:tc>
        <w:tc>
          <w:tcPr>
            <w:tcW w:w="4528" w:type="dxa"/>
            <w:vAlign w:val="top"/>
          </w:tcPr>
          <w:p>
            <w:pPr>
              <w:rPr>
                <w:rFonts w:hint="eastAsia"/>
              </w:rPr>
            </w:pPr>
            <w:r>
              <w:rPr>
                <w:rFonts w:hint="eastAsia"/>
              </w:rPr>
              <w:fldChar w:fldCharType="begin"/>
            </w:r>
            <w:r>
              <w:rPr>
                <w:rFonts w:hint="eastAsia"/>
              </w:rPr>
              <w:instrText xml:space="preserve">INCLUDEPICTURE \d "http://www.w3cplus.com/sites/default/files/columns-rule-demo2.png" \* MERGEFORMATINET </w:instrText>
            </w:r>
            <w:r>
              <w:rPr>
                <w:rFonts w:hint="eastAsia"/>
              </w:rPr>
              <w:fldChar w:fldCharType="separate"/>
            </w:r>
            <w:r>
              <w:rPr>
                <w:rFonts w:hint="eastAsia"/>
              </w:rPr>
              <w:drawing>
                <wp:inline distT="0" distB="0" distL="114300" distR="114300">
                  <wp:extent cx="2499360" cy="1062990"/>
                  <wp:effectExtent l="0" t="0" r="15240" b="3810"/>
                  <wp:docPr id="7"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61"/>
                          <pic:cNvPicPr>
                            <a:picLocks noChangeAspect="1"/>
                          </pic:cNvPicPr>
                        </pic:nvPicPr>
                        <pic:blipFill>
                          <a:blip r:embed="rId7"/>
                          <a:stretch>
                            <a:fillRect/>
                          </a:stretch>
                        </pic:blipFill>
                        <pic:spPr>
                          <a:xfrm>
                            <a:off x="0" y="0"/>
                            <a:ext cx="2499360" cy="1062990"/>
                          </a:xfrm>
                          <a:prstGeom prst="rect">
                            <a:avLst/>
                          </a:prstGeom>
                          <a:noFill/>
                          <a:ln w="9525">
                            <a:noFill/>
                          </a:ln>
                        </pic:spPr>
                      </pic:pic>
                    </a:graphicData>
                  </a:graphic>
                </wp:inline>
              </w:drawing>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rPr>
            </w:pPr>
          </w:p>
        </w:tc>
        <w:tc>
          <w:tcPr>
            <w:tcW w:w="8966" w:type="dxa"/>
            <w:gridSpan w:val="3"/>
            <w:vAlign w:val="top"/>
          </w:tcPr>
          <w:p>
            <w:pPr>
              <w:pStyle w:val="30"/>
              <w:rPr>
                <w:rFonts w:hint="eastAsia"/>
              </w:rPr>
            </w:pPr>
            <w:r>
              <w:rPr>
                <w:rFonts w:hint="eastAsia"/>
              </w:rPr>
              <w:t>上面是一个非常简单的实例，下面我想在上面的例子基础上，稍作一下改变，给元素的column-rule-width变大，并同时改变一下元素的color和background值</w:t>
            </w:r>
          </w:p>
          <w:p>
            <w:pPr>
              <w:pStyle w:val="30"/>
              <w:rPr>
                <w:rFonts w:hint="eastAsia"/>
              </w:rPr>
            </w:pPr>
            <w:r>
              <w:rPr>
                <w:rFonts w:hint="eastAsia"/>
              </w:rPr>
              <w:t>上图的效果告诉我们两点信息，其一，column-rule-width增大并不会影响列的布局，只会将其往元素两边扩展，直到元素边缘为止，同时也再一次说明column-rule是不占有任何空间位置的；其二，column-rule在z轴上是介于background和content之间的，有时也可以利用其这点优势制作一些特殊的效果，大家可以发挥一下自己的想像空间。</w:t>
            </w:r>
          </w:p>
          <w:p>
            <w:pPr>
              <w:pStyle w:val="30"/>
              <w:rPr>
                <w:rFonts w:hint="eastAsia"/>
              </w:rPr>
            </w:pPr>
            <w:r>
              <w:rPr>
                <w:rFonts w:hint="eastAsia"/>
              </w:rPr>
              <w:t>column-rule好是好，只是不能使用图片，如果能像border-image一样增加一个column-rule-image多好，期待以后会有这么一个属性。</w:t>
            </w:r>
          </w:p>
          <w:p>
            <w:pPr>
              <w:pStyle w:val="30"/>
              <w:rPr>
                <w:rFonts w:hint="eastAsia"/>
              </w:rPr>
            </w:pPr>
            <w:r>
              <w:rPr>
                <w:rFonts w:hint="eastAsia"/>
              </w:rPr>
              <w:t>到这里有关于Multi-columns中的column-gap和column-rule就介绍完了，最后规纳一点：column-gap就类似于元素中的margin和padding，具有一定的空间位置，当其值过大时也会撑破列布局，但和margin,padding不同的是，其只存在列与列之间，并与列高度相等；而column-rule就类似于元素的border，可以设置宽度，边框样式，边框颜色，并且column-rule不具有任何空间位置，同时在z轴介于元素的background和content之间，其同样具有与列一样的高度。</w:t>
            </w:r>
          </w:p>
        </w:tc>
      </w:tr>
    </w:tbl>
    <w:p>
      <w:pPr>
        <w:pStyle w:val="29"/>
        <w:rPr>
          <w:rFonts w:hint="eastAsia"/>
          <w:lang w:val="en-US" w:eastAsia="zh-CN"/>
        </w:rPr>
      </w:pPr>
      <w:bookmarkStart w:id="18" w:name="_Toc14723"/>
      <w:r>
        <w:rPr>
          <w:rFonts w:hint="eastAsia"/>
          <w:lang w:val="en-US" w:eastAsia="zh-CN"/>
        </w:rPr>
        <w:t>demo</w:t>
      </w:r>
      <w:bookmarkEnd w:id="18"/>
    </w:p>
    <w:tbl>
      <w:tblPr>
        <w:tblStyle w:val="24"/>
        <w:tblW w:w="10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pStyle w:val="27"/>
              <w:rPr>
                <w:rFonts w:hint="eastAsia"/>
                <w:lang w:val="en-US" w:eastAsia="zh-CN"/>
              </w:rPr>
            </w:pPr>
            <w:bookmarkStart w:id="19" w:name="_Toc2864"/>
            <w:r>
              <w:rPr>
                <w:rFonts w:hint="eastAsia"/>
                <w:lang w:val="en-US" w:eastAsia="zh-CN"/>
              </w:rPr>
              <w:t>demo-columns</w:t>
            </w:r>
            <w:bookmarkEnd w:id="19"/>
          </w:p>
        </w:tc>
        <w:tc>
          <w:tcPr>
            <w:tcW w:w="8966" w:type="dxa"/>
            <w:vAlign w:val="top"/>
          </w:tcPr>
          <w:p>
            <w:pPr>
              <w:pStyle w:val="15"/>
              <w:keepNext w:val="0"/>
              <w:keepLines w:val="0"/>
              <w:widowControl/>
              <w:suppressLineNumbers w:val="0"/>
              <w:shd w:val="clear" w:fill="FFFFFF"/>
              <w:rPr>
                <w:rFonts w:hint="eastAsia"/>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 </w:t>
            </w:r>
            <w:r>
              <w:rPr>
                <w:rFonts w:hint="default" w:ascii="Consolas" w:hAnsi="Consolas" w:eastAsia="Consolas" w:cs="Consolas"/>
                <w:color w:val="00002A"/>
                <w:sz w:val="16"/>
                <w:szCs w:val="16"/>
                <w:shd w:val="clear" w:fill="FFFFFF"/>
              </w:rPr>
              <w:t>14px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 xml:space="preserve">1.5 </w:t>
            </w:r>
            <w:r>
              <w:rPr>
                <w:rFonts w:hint="default" w:ascii="Consolas" w:hAnsi="Consolas" w:eastAsia="Consolas" w:cs="Consolas"/>
                <w:color w:val="B51615"/>
                <w:sz w:val="16"/>
                <w:szCs w:val="16"/>
                <w:shd w:val="clear" w:fill="FFFFFF"/>
              </w:rPr>
              <w:t>georgia</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serif</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sans-serif</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p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5px 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#eee;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h1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10px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16px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test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628px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-moz-columns: </w:t>
            </w:r>
            <w:r>
              <w:rPr>
                <w:rFonts w:hint="default" w:ascii="Consolas" w:hAnsi="Consolas" w:eastAsia="Consolas" w:cs="Consolas"/>
                <w:color w:val="00002A"/>
                <w:sz w:val="16"/>
                <w:szCs w:val="16"/>
                <w:shd w:val="clear" w:fill="FFFFFF"/>
              </w:rPr>
              <w:t>200px 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-webkit-columns: </w:t>
            </w:r>
            <w:r>
              <w:rPr>
                <w:rFonts w:hint="default" w:ascii="Consolas" w:hAnsi="Consolas" w:eastAsia="Consolas" w:cs="Consolas"/>
                <w:color w:val="00002A"/>
                <w:sz w:val="16"/>
                <w:szCs w:val="16"/>
                <w:shd w:val="clear" w:fill="FFFFFF"/>
              </w:rPr>
              <w:t>200px 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columns: </w:t>
            </w:r>
            <w:r>
              <w:rPr>
                <w:rFonts w:hint="default" w:ascii="Consolas" w:hAnsi="Consolas" w:eastAsia="Consolas" w:cs="Consolas"/>
                <w:color w:val="00002A"/>
                <w:sz w:val="16"/>
                <w:szCs w:val="16"/>
                <w:shd w:val="clear" w:fill="FFFFFF"/>
              </w:rPr>
              <w:t>200px 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test2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-moz-columns: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-webkit-columns: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columns: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列数及列宽固定</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"test"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&gt;This module describes multi-column layout in CSS. By using functionality described in this document, style sheets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can declare that the content of an element is to be laid out in multiple columns.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&gt;On the Web, tables have also been used to describe multi-column layouts. The main benefit of using CSS-based</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columns is flexibility; content can flow from one column to another, and the number of columns can vary</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depending on the size of the viewport. Removing presentation table markup from documents allows them to more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easily be presented on various output devices including speech synthesizers and small mobile devices.&lt;/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列宽固定，根据容器宽度液态分布列数</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"test2"</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&gt;This module describes multi-column layout in CSS. By using functionality described in this document, style sheets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can declare that the content of an element is to be laid out in multiple columns.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&gt;On the Web, tables have also been used to describe multi-column layouts. The main benefit of using CSS-based</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columns is flexibility; content can flow from one column to another, and the number of columns can vary</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depending on the size of the viewport. Removing presentation table markup from documents allows them to more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easily be presented on various output devices including speech synthesizers and small mobile devices.&lt;/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lang w:val="en-US" w:eastAsia="zh-CN"/>
              </w:rPr>
            </w:pPr>
          </w:p>
        </w:tc>
        <w:tc>
          <w:tcPr>
            <w:tcW w:w="8966" w:type="dxa"/>
            <w:vAlign w:val="top"/>
          </w:tcPr>
          <w:p>
            <w:pPr>
              <w:ind w:firstLine="0" w:firstLineChars="0"/>
              <w:rPr>
                <w:rFonts w:hint="eastAsia"/>
                <w:lang w:val="en-US" w:eastAsia="zh-CN"/>
              </w:rPr>
            </w:pPr>
            <w:r>
              <w:drawing>
                <wp:inline distT="0" distB="0" distL="114300" distR="114300">
                  <wp:extent cx="5494020" cy="2484755"/>
                  <wp:effectExtent l="0" t="0" r="1143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rcRect b="15831"/>
                          <a:stretch>
                            <a:fillRect/>
                          </a:stretch>
                        </pic:blipFill>
                        <pic:spPr>
                          <a:xfrm>
                            <a:off x="0" y="0"/>
                            <a:ext cx="5494020" cy="24847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pStyle w:val="27"/>
              <w:rPr>
                <w:rFonts w:hint="eastAsia"/>
                <w:lang w:val="en-US" w:eastAsia="zh-CN"/>
              </w:rPr>
            </w:pPr>
            <w:bookmarkStart w:id="20" w:name="_Toc1814"/>
            <w:r>
              <w:rPr>
                <w:rFonts w:hint="eastAsia"/>
                <w:lang w:val="en-US" w:eastAsia="zh-CN"/>
              </w:rPr>
              <w:t>demo</w:t>
            </w:r>
            <w:bookmarkEnd w:id="20"/>
          </w:p>
        </w:tc>
        <w:tc>
          <w:tcPr>
            <w:tcW w:w="8966" w:type="dxa"/>
            <w:vAlign w:val="top"/>
          </w:tcPr>
          <w:p>
            <w:pPr>
              <w:rPr>
                <w:rFonts w:hint="eastAsia" w:eastAsia="宋体"/>
                <w:lang w:val="en-US" w:eastAsia="zh-CN"/>
              </w:rPr>
            </w:pPr>
            <w:r>
              <w:rPr>
                <w:rFonts w:hint="eastAsia" w:eastAsia="宋体"/>
                <w:lang w:eastAsia="zh-CN"/>
              </w:rPr>
              <w:t>将</w:t>
            </w:r>
            <w:r>
              <w:rPr>
                <w:rFonts w:hint="eastAsia" w:eastAsia="宋体"/>
                <w:lang w:val="en-US" w:eastAsia="zh-CN"/>
              </w:rPr>
              <w:t>column-width值缩小，column-count值放大</w:t>
            </w:r>
            <w:r>
              <w:rPr>
                <w:rFonts w:hint="eastAsia"/>
                <w:lang w:val="en-US" w:eastAsia="zh-CN"/>
              </w:rPr>
              <w:t>；</w:t>
            </w:r>
          </w:p>
          <w:p>
            <w:pPr>
              <w:rPr>
                <w:rFonts w:hint="eastAsia" w:eastAsia="宋体"/>
                <w:lang w:val="en-US" w:eastAsia="zh-CN"/>
              </w:rPr>
            </w:pPr>
            <w:r>
              <w:rPr>
                <w:rFonts w:hint="eastAsia"/>
                <w:lang w:val="en-US" w:eastAsia="zh-CN"/>
              </w:rPr>
              <w:t>结合inline-block应该有所应用；</w:t>
            </w:r>
          </w:p>
          <w:p>
            <w:pPr>
              <w:rPr>
                <w:rFonts w:hint="eastAsia" w:eastAsia="宋体"/>
                <w:vertAlign w:val="baseline"/>
                <w:lang w:val="en-US" w:eastAsia="zh-CN"/>
              </w:rPr>
            </w:pPr>
            <w:r>
              <w:rPr>
                <w:rFonts w:eastAsia="宋体"/>
              </w:rPr>
              <w:drawing>
                <wp:inline distT="0" distB="0" distL="114300" distR="114300">
                  <wp:extent cx="2837815" cy="1809750"/>
                  <wp:effectExtent l="0" t="0" r="635" b="0"/>
                  <wp:docPr id="2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4"/>
                          <pic:cNvPicPr>
                            <a:picLocks noChangeAspect="1"/>
                          </pic:cNvPicPr>
                        </pic:nvPicPr>
                        <pic:blipFill>
                          <a:blip r:embed="rId9"/>
                          <a:stretch>
                            <a:fillRect/>
                          </a:stretch>
                        </pic:blipFill>
                        <pic:spPr>
                          <a:xfrm>
                            <a:off x="0" y="0"/>
                            <a:ext cx="2837815" cy="18097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2" w:hRule="atLeast"/>
        </w:trPr>
        <w:tc>
          <w:tcPr>
            <w:tcW w:w="1923" w:type="dxa"/>
            <w:vAlign w:val="top"/>
          </w:tcPr>
          <w:p>
            <w:pPr>
              <w:rPr>
                <w:rFonts w:hint="eastAsia" w:eastAsia="宋体"/>
                <w:vertAlign w:val="baseline"/>
                <w:lang w:val="en-US" w:eastAsia="zh-CN"/>
              </w:rPr>
            </w:pPr>
          </w:p>
        </w:tc>
        <w:tc>
          <w:tcPr>
            <w:tcW w:w="8966" w:type="dxa"/>
            <w:vAlign w:val="top"/>
          </w:tcPr>
          <w:p>
            <w:pPr>
              <w:rPr>
                <w:rFonts w:hint="eastAsia" w:eastAsia="宋体"/>
                <w:vertAlign w:val="baseline"/>
                <w:lang w:val="en-US" w:eastAsia="zh-CN"/>
              </w:rPr>
            </w:pPr>
          </w:p>
        </w:tc>
      </w:tr>
    </w:tbl>
    <w:p>
      <w:pPr>
        <w:pStyle w:val="35"/>
        <w:rPr>
          <w:rFonts w:hint="eastAsia"/>
          <w:lang w:val="en-US" w:eastAsia="zh-CN"/>
        </w:rPr>
      </w:pPr>
      <w:bookmarkStart w:id="21" w:name="_Toc10125"/>
      <w:bookmarkStart w:id="22" w:name="_Toc2072"/>
      <w:bookmarkStart w:id="23" w:name="_Toc9954"/>
      <w:bookmarkStart w:id="24" w:name="_Toc817"/>
      <w:bookmarkStart w:id="25" w:name="_Toc28182"/>
      <w:bookmarkStart w:id="26" w:name="_Toc29128"/>
      <w:bookmarkStart w:id="27" w:name="_Toc10868"/>
      <w:bookmarkStart w:id="28" w:name="_Toc113"/>
      <w:r>
        <w:rPr>
          <w:rFonts w:hint="eastAsia"/>
          <w:lang w:val="en-US" w:eastAsia="zh-CN"/>
        </w:rPr>
        <w:t>关于伸缩盒Flexbox布局</w:t>
      </w:r>
      <w:bookmarkEnd w:id="21"/>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eastAsia="宋体"/>
                <w:vertAlign w:val="baseline"/>
                <w:lang w:val="en-US" w:eastAsia="zh-CN"/>
              </w:rPr>
            </w:pPr>
            <w:bookmarkStart w:id="29" w:name="_Toc5341"/>
            <w:r>
              <w:rPr>
                <w:rFonts w:hint="eastAsia"/>
                <w:vertAlign w:val="baseline"/>
                <w:lang w:val="en-US" w:eastAsia="zh-CN"/>
              </w:rPr>
              <w:t>flex</w:t>
            </w:r>
            <w:bookmarkEnd w:id="29"/>
          </w:p>
        </w:tc>
        <w:tc>
          <w:tcPr>
            <w:tcW w:w="8949" w:type="dxa"/>
            <w:vAlign w:val="top"/>
          </w:tcPr>
          <w:p>
            <w:pPr>
              <w:pStyle w:val="30"/>
              <w:rPr>
                <w:rFonts w:hint="eastAsia"/>
              </w:rPr>
            </w:pPr>
            <w:r>
              <w:rPr>
                <w:rFonts w:hint="default"/>
                <w:lang w:val="en-US"/>
              </w:rPr>
              <w:t>Css3-flexbox/zh-hans</w:t>
            </w:r>
            <w:r>
              <w:rPr>
                <w:rFonts w:hint="eastAsia"/>
                <w:lang w:val="en-US" w:eastAsia="zh-CN"/>
              </w:rPr>
              <w:t xml:space="preserve">   完全指南！</w:t>
            </w:r>
          </w:p>
          <w:p>
            <w:pPr>
              <w:pStyle w:val="30"/>
              <w:rPr>
                <w:rFonts w:hint="eastAsia"/>
              </w:rPr>
            </w:pPr>
            <w:r>
              <w:rPr>
                <w:rFonts w:hint="eastAsia"/>
              </w:rPr>
              <w:fldChar w:fldCharType="begin"/>
            </w:r>
            <w:r>
              <w:rPr>
                <w:rFonts w:hint="eastAsia"/>
              </w:rPr>
              <w:instrText xml:space="preserve"> HYPERLINK "https://www.w3.org/html/ig/zh/wiki/Css3-flexbox/zh-hans#.E6.8E.92.E5.BA.8F.E4.B8.8E.E6.96.B9.E5.90.91" </w:instrText>
            </w:r>
            <w:r>
              <w:rPr>
                <w:rFonts w:hint="eastAsia"/>
              </w:rPr>
              <w:fldChar w:fldCharType="separate"/>
            </w:r>
            <w:r>
              <w:rPr>
                <w:rStyle w:val="19"/>
                <w:rFonts w:hint="eastAsia"/>
              </w:rPr>
              <w:t>https://www.w3.org/html/ig/zh/wiki/Css3-flexbox/zh-hans#.E6.8E.92.E5.BA.8F.E4.B8.8E.E6.96.B9.E5.90.91</w:t>
            </w:r>
            <w:r>
              <w:rPr>
                <w:rFonts w:hint="eastAsia"/>
              </w:rPr>
              <w:fldChar w:fldCharType="end"/>
            </w:r>
          </w:p>
          <w:p>
            <w:pPr>
              <w:pStyle w:val="30"/>
              <w:rPr>
                <w:rFonts w:hint="eastAsia"/>
              </w:rPr>
            </w:pPr>
          </w:p>
          <w:p>
            <w:pPr>
              <w:pStyle w:val="30"/>
            </w:pPr>
            <w:r>
              <w:rPr>
                <w:rFonts w:hint="eastAsia"/>
              </w:rPr>
              <w:t>深入了解 Flexbox 伸缩盒模型</w:t>
            </w:r>
          </w:p>
          <w:p>
            <w:pPr>
              <w:pStyle w:val="30"/>
              <w:rPr>
                <w:rFonts w:hint="eastAsia"/>
              </w:rPr>
            </w:pPr>
            <w:r>
              <w:rPr>
                <w:rFonts w:hint="eastAsia"/>
              </w:rPr>
              <w:fldChar w:fldCharType="begin"/>
            </w:r>
            <w:r>
              <w:rPr>
                <w:rFonts w:hint="eastAsia"/>
              </w:rPr>
              <w:instrText xml:space="preserve"> HYPERLINK "http://www.w3cplus.com/blog/666.html" </w:instrText>
            </w:r>
            <w:r>
              <w:rPr>
                <w:rFonts w:hint="eastAsia"/>
              </w:rPr>
              <w:fldChar w:fldCharType="separate"/>
            </w:r>
            <w:r>
              <w:rPr>
                <w:rStyle w:val="19"/>
                <w:rFonts w:hint="eastAsia"/>
              </w:rPr>
              <w:t>http://www.w3cplus.com/blog/666.html</w:t>
            </w:r>
            <w:r>
              <w:rPr>
                <w:rFonts w:hint="eastAsia"/>
              </w:rPr>
              <w:fldChar w:fldCharType="end"/>
            </w:r>
          </w:p>
          <w:p>
            <w:pPr>
              <w:pStyle w:val="30"/>
              <w:rPr>
                <w:rFonts w:hint="eastAsia"/>
              </w:rPr>
            </w:pPr>
          </w:p>
          <w:p>
            <w:pPr>
              <w:pStyle w:val="30"/>
              <w:rPr>
                <w:rFonts w:hint="eastAsia"/>
              </w:rPr>
            </w:pPr>
            <w:r>
              <w:rPr>
                <w:rFonts w:hint="eastAsia"/>
              </w:rPr>
              <w:t>Flexbox——快速布局神器</w:t>
            </w:r>
          </w:p>
          <w:p>
            <w:pPr>
              <w:pStyle w:val="30"/>
              <w:rPr>
                <w:rFonts w:hint="eastAsia"/>
              </w:rPr>
            </w:pPr>
            <w:r>
              <w:rPr>
                <w:rFonts w:hint="eastAsia"/>
              </w:rPr>
              <w:fldChar w:fldCharType="begin"/>
            </w:r>
            <w:r>
              <w:rPr>
                <w:rFonts w:hint="eastAsia"/>
              </w:rPr>
              <w:instrText xml:space="preserve"> HYPERLINK "http://www.w3cplus.com/css3/flexbox-basics.html" </w:instrText>
            </w:r>
            <w:r>
              <w:rPr>
                <w:rFonts w:hint="eastAsia"/>
              </w:rPr>
              <w:fldChar w:fldCharType="separate"/>
            </w:r>
            <w:r>
              <w:rPr>
                <w:rStyle w:val="19"/>
                <w:rFonts w:hint="eastAsia"/>
              </w:rPr>
              <w:t>http://www.w3cplus.com/css3/flexbox-basics.html</w:t>
            </w:r>
            <w:r>
              <w:rPr>
                <w:rFonts w:hint="eastAsia"/>
              </w:rPr>
              <w:fldChar w:fldCharType="end"/>
            </w:r>
          </w:p>
          <w:p>
            <w:pPr>
              <w:pStyle w:val="30"/>
              <w:rPr>
                <w:rFonts w:hint="eastAsia"/>
              </w:rPr>
            </w:pPr>
            <w:r>
              <w:rPr>
                <w:rFonts w:hint="eastAsia"/>
              </w:rPr>
              <w:fldChar w:fldCharType="begin"/>
            </w:r>
            <w:r>
              <w:rPr>
                <w:rFonts w:hint="eastAsia"/>
              </w:rPr>
              <w:instrText xml:space="preserve"> HYPERLINK "https://dev.opera.com/articles/flexbox-basics/" </w:instrText>
            </w:r>
            <w:r>
              <w:rPr>
                <w:rFonts w:hint="eastAsia"/>
              </w:rPr>
              <w:fldChar w:fldCharType="separate"/>
            </w:r>
            <w:r>
              <w:rPr>
                <w:rStyle w:val="21"/>
                <w:rFonts w:hint="eastAsia"/>
              </w:rPr>
              <w:t>https://dev.opera.com/articles/flexbox-basics/</w:t>
            </w:r>
            <w:r>
              <w:rPr>
                <w:rFonts w:hint="eastAsia"/>
              </w:rPr>
              <w:fldChar w:fldCharType="end"/>
            </w:r>
          </w:p>
          <w:p>
            <w:pPr>
              <w:pStyle w:val="30"/>
              <w:rPr>
                <w:rFonts w:hint="eastAsia"/>
              </w:rPr>
            </w:pPr>
          </w:p>
          <w:p>
            <w:pPr>
              <w:pStyle w:val="30"/>
              <w:rPr>
                <w:rFonts w:hint="eastAsia"/>
              </w:rPr>
            </w:pPr>
            <w:r>
              <w:rPr>
                <w:rFonts w:hint="eastAsia"/>
              </w:rPr>
              <w:t>一个完整的Flexbox指南</w:t>
            </w:r>
            <w:r>
              <w:rPr>
                <w:rFonts w:hint="eastAsia"/>
                <w:lang w:val="en-US" w:eastAsia="zh-CN"/>
              </w:rPr>
              <w:t xml:space="preserve"> - 小总结 实例 兼容@mixin</w:t>
            </w:r>
          </w:p>
          <w:p>
            <w:pPr>
              <w:pStyle w:val="30"/>
              <w:rPr>
                <w:rFonts w:hint="eastAsia"/>
              </w:rPr>
            </w:pPr>
            <w:r>
              <w:rPr>
                <w:rFonts w:hint="eastAsia"/>
              </w:rPr>
              <w:fldChar w:fldCharType="begin"/>
            </w:r>
            <w:r>
              <w:rPr>
                <w:rFonts w:hint="eastAsia"/>
              </w:rPr>
              <w:instrText xml:space="preserve"> HYPERLINK "http://www.w3cplus.com/css3/a-guide-to-flexbox.html" </w:instrText>
            </w:r>
            <w:r>
              <w:rPr>
                <w:rFonts w:hint="eastAsia"/>
              </w:rPr>
              <w:fldChar w:fldCharType="separate"/>
            </w:r>
            <w:r>
              <w:rPr>
                <w:rStyle w:val="19"/>
                <w:rFonts w:hint="eastAsia"/>
              </w:rPr>
              <w:t>http://www.w3cplus.com/css3/a-guide-to-flexbox.html</w:t>
            </w:r>
            <w:r>
              <w:rPr>
                <w:rFonts w:hint="eastAsia"/>
              </w:rPr>
              <w:fldChar w:fldCharType="end"/>
            </w:r>
          </w:p>
        </w:tc>
      </w:tr>
    </w:tbl>
    <w:p>
      <w:pPr>
        <w:pStyle w:val="29"/>
        <w:rPr>
          <w:rFonts w:hint="eastAsia"/>
          <w:lang w:val="en-US" w:eastAsia="zh-CN"/>
        </w:rPr>
      </w:pPr>
      <w:bookmarkStart w:id="30" w:name="_Toc32576"/>
      <w:r>
        <w:rPr>
          <w:rFonts w:hint="eastAsia"/>
          <w:lang w:eastAsia="zh-CN"/>
        </w:rPr>
        <w:t>基础概念</w:t>
      </w:r>
      <w:bookmarkEnd w:id="30"/>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1606"/>
        <w:gridCol w:w="3682"/>
        <w:gridCol w:w="1423"/>
        <w:gridCol w:w="2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4"/>
            <w:vAlign w:val="top"/>
          </w:tcPr>
          <w:p>
            <w:pPr>
              <w:pStyle w:val="30"/>
              <w:rPr>
                <w:rFonts w:hint="eastAsia"/>
                <w:lang w:val="en-US" w:eastAsia="zh-CN"/>
              </w:rPr>
            </w:pPr>
            <w:r>
              <w:rPr>
                <w:rFonts w:hint="eastAsia"/>
                <w:lang w:val="en-US" w:eastAsia="zh-CN"/>
              </w:rPr>
              <w:t xml:space="preserve">=== </w:t>
            </w:r>
          </w:p>
          <w:p>
            <w:pPr>
              <w:pStyle w:val="30"/>
            </w:pPr>
            <w:r>
              <w:rPr>
                <w:rFonts w:hint="eastAsia"/>
              </w:rPr>
              <w:t>规范状态和浏览器支持情况</w:t>
            </w:r>
          </w:p>
          <w:p>
            <w:pPr>
              <w:pStyle w:val="30"/>
              <w:rPr>
                <w:rFonts w:hint="eastAsia"/>
              </w:rPr>
            </w:pPr>
            <w:r>
              <w:rPr>
                <w:rFonts w:hint="eastAsia"/>
              </w:rPr>
              <w:t>Flexbox 规范的相关工作已经进展了</w:t>
            </w:r>
            <w:r>
              <w:rPr>
                <w:rFonts w:hint="eastAsia"/>
                <w:lang w:val="en-US" w:eastAsia="zh-CN"/>
              </w:rPr>
              <w:t>n</w:t>
            </w:r>
            <w:r>
              <w:rPr>
                <w:rFonts w:hint="eastAsia"/>
              </w:rPr>
              <w:t>年。不同的浏览器也实现了不同的实验版本。在2012年9月，</w:t>
            </w:r>
            <w:r>
              <w:rPr>
                <w:rFonts w:hint="eastAsia"/>
              </w:rPr>
              <w:fldChar w:fldCharType="begin"/>
            </w:r>
            <w:r>
              <w:rPr>
                <w:rFonts w:hint="eastAsia"/>
              </w:rPr>
              <w:instrText xml:space="preserve"> HYPERLINK "http://www.w3.org/TR/css3-flexbox/"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Flexbox 语法的第三个主要修订版本进入到候选推荐阶段</w:t>
            </w:r>
            <w:r>
              <w:rPr>
                <w:rFonts w:hint="eastAsia"/>
              </w:rPr>
              <w:fldChar w:fldCharType="end"/>
            </w:r>
            <w:r>
              <w:rPr>
                <w:rFonts w:hint="eastAsia"/>
              </w:rPr>
              <w:t>。这意味着 W3C 认为当前的语法是稳定的，并鼓励浏览器开发商去实现它。</w:t>
            </w:r>
          </w:p>
          <w:p>
            <w:pPr>
              <w:pStyle w:val="30"/>
              <w:rPr>
                <w:rFonts w:hint="eastAsia"/>
              </w:rPr>
            </w:pPr>
            <w:r>
              <w:rPr>
                <w:rFonts w:hint="eastAsia"/>
              </w:rPr>
              <w:t>Flexbox 规范时间表：</w:t>
            </w:r>
          </w:p>
          <w:p>
            <w:pPr>
              <w:pStyle w:val="30"/>
            </w:pPr>
            <w:r>
              <w:rPr>
                <w:rFonts w:hint="eastAsia"/>
              </w:rPr>
              <w:t>2009年7月 工作草案 (display: box;)</w:t>
            </w:r>
          </w:p>
          <w:p>
            <w:pPr>
              <w:pStyle w:val="30"/>
            </w:pPr>
            <w:r>
              <w:rPr>
                <w:rFonts w:hint="eastAsia"/>
              </w:rPr>
              <w:t>2011年3月 工作草案 (display: flexbox;)</w:t>
            </w:r>
          </w:p>
          <w:p>
            <w:pPr>
              <w:pStyle w:val="30"/>
            </w:pPr>
            <w:r>
              <w:rPr>
                <w:rFonts w:hint="eastAsia"/>
              </w:rPr>
              <w:t>2011年11月 工作草案 (display: flexbox;)</w:t>
            </w:r>
          </w:p>
          <w:p>
            <w:pPr>
              <w:pStyle w:val="30"/>
            </w:pPr>
            <w:r>
              <w:rPr>
                <w:rFonts w:hint="eastAsia"/>
              </w:rPr>
              <w:t>2012年3月 工作草案 (display: flexbox;)</w:t>
            </w:r>
          </w:p>
          <w:p>
            <w:pPr>
              <w:pStyle w:val="30"/>
            </w:pPr>
            <w:r>
              <w:rPr>
                <w:rFonts w:hint="eastAsia"/>
              </w:rPr>
              <w:t>2012年6月 工作草案 (display: flex;)</w:t>
            </w:r>
          </w:p>
          <w:p>
            <w:pPr>
              <w:pStyle w:val="30"/>
            </w:pPr>
            <w:r>
              <w:rPr>
                <w:rFonts w:hint="eastAsia"/>
              </w:rPr>
              <w:t>2012年9月 候选推荐 (display: flex;)</w:t>
            </w:r>
          </w:p>
          <w:p>
            <w:pPr>
              <w:pStyle w:val="30"/>
              <w:rPr>
                <w:rFonts w:hint="eastAsia"/>
              </w:rPr>
            </w:pPr>
          </w:p>
          <w:p>
            <w:pPr>
              <w:pStyle w:val="30"/>
              <w:rPr>
                <w:rFonts w:hint="eastAsia"/>
                <w:lang w:val="en-US" w:eastAsia="zh-CN"/>
              </w:rPr>
            </w:pPr>
            <w:r>
              <w:rPr>
                <w:rFonts w:hint="eastAsia"/>
                <w:lang w:val="en-US" w:eastAsia="zh-CN"/>
              </w:rPr>
              <w:t xml:space="preserve">=== </w:t>
            </w:r>
          </w:p>
          <w:p>
            <w:pPr>
              <w:pStyle w:val="30"/>
            </w:pPr>
            <w:r>
              <w:rPr>
                <w:rFonts w:hint="default"/>
              </w:rPr>
              <w:t>CSS 2.1 定义了四种布局模式 ― 由一个盒与其兄弟、祖先盒的关系决定其尺寸与位置的算法：</w:t>
            </w:r>
          </w:p>
          <w:p>
            <w:pPr>
              <w:pStyle w:val="30"/>
            </w:pPr>
            <w:r>
              <w:rPr>
                <w:rFonts w:hint="default"/>
              </w:rPr>
              <w:t>块布局 ― 为了呈现文档而设计出来的布局模式</w:t>
            </w:r>
          </w:p>
          <w:p>
            <w:pPr>
              <w:pStyle w:val="30"/>
            </w:pPr>
            <w:r>
              <w:rPr>
                <w:rFonts w:hint="default"/>
              </w:rPr>
              <w:t>行内布局 ― 为了呈现文本而设计出来的布局模式</w:t>
            </w:r>
          </w:p>
          <w:p>
            <w:pPr>
              <w:pStyle w:val="30"/>
            </w:pPr>
            <w:r>
              <w:rPr>
                <w:rFonts w:hint="default"/>
              </w:rPr>
              <w:t>表格布局 ― 为了用格子呈现 2D 数据而设计出来的布局模式</w:t>
            </w:r>
          </w:p>
          <w:p>
            <w:pPr>
              <w:pStyle w:val="30"/>
            </w:pPr>
            <w:r>
              <w:rPr>
                <w:rFonts w:hint="default"/>
              </w:rPr>
              <w:t>定位布局 ― 为了非常直接地定位元素而设计出来的布局模式，定位元素基本与其他元素毫无关系</w:t>
            </w:r>
          </w:p>
          <w:p>
            <w:pPr>
              <w:pStyle w:val="30"/>
              <w:rPr>
                <w:rFonts w:hint="default"/>
              </w:rPr>
            </w:pPr>
            <w:r>
              <w:rPr>
                <w:rFonts w:hint="default"/>
              </w:rPr>
              <w:t>本模块引入了新的布局模式：伸缩布局，是为了呈现复杂的应用与页面而设计出来的。</w:t>
            </w:r>
          </w:p>
          <w:p>
            <w:pPr>
              <w:pStyle w:val="30"/>
              <w:rPr>
                <w:rFonts w:hint="eastAsia"/>
              </w:rPr>
            </w:pPr>
          </w:p>
          <w:p>
            <w:pPr>
              <w:pStyle w:val="30"/>
              <w:rPr>
                <w:rFonts w:hint="eastAsia" w:eastAsia="宋体"/>
                <w:lang w:val="en-US" w:eastAsia="zh-CN"/>
              </w:rPr>
            </w:pPr>
            <w:r>
              <w:rPr>
                <w:rFonts w:hint="eastAsia"/>
                <w:lang w:val="en-US" w:eastAsia="zh-CN"/>
              </w:rPr>
              <w:t xml:space="preserve">=== </w:t>
            </w:r>
          </w:p>
          <w:p>
            <w:pPr>
              <w:pStyle w:val="30"/>
              <w:rPr>
                <w:rFonts w:hint="default"/>
              </w:rPr>
            </w:pPr>
            <w:r>
              <w:rPr>
                <w:rFonts w:hint="default"/>
              </w:rPr>
              <w:t>伸缩布局只与块布局有非常微薄的相似之处。伸缩布局不具有</w:t>
            </w:r>
            <w:r>
              <w:rPr>
                <w:rFonts w:hint="default"/>
              </w:rPr>
              <w:fldChar w:fldCharType="begin"/>
            </w:r>
            <w:r>
              <w:rPr>
                <w:rFonts w:hint="default"/>
              </w:rPr>
              <w:instrText xml:space="preserve"> HYPERLINK "http://www.w3.org/html/ig/zh/wiki/CSS21/visuren" \l "floats" </w:instrText>
            </w:r>
            <w:r>
              <w:rPr>
                <w:rFonts w:hint="default"/>
              </w:rPr>
              <w:fldChar w:fldCharType="separate"/>
            </w:r>
            <w:r>
              <w:rPr>
                <w:rStyle w:val="21"/>
                <w:rFonts w:hint="default" w:ascii="sans-serif" w:hAnsi="sans-serif" w:eastAsia="sans-serif" w:cs="sans-serif"/>
                <w:b w:val="0"/>
                <w:i w:val="0"/>
                <w:caps w:val="0"/>
                <w:color w:val="663366"/>
                <w:spacing w:val="0"/>
                <w:szCs w:val="21"/>
                <w:u w:val="none"/>
                <w:shd w:val="clear" w:fill="FFFFFF"/>
              </w:rPr>
              <w:t>浮动</w:t>
            </w:r>
            <w:r>
              <w:rPr>
                <w:rFonts w:hint="default"/>
              </w:rPr>
              <w:fldChar w:fldCharType="end"/>
            </w:r>
            <w:r>
              <w:rPr>
                <w:rFonts w:hint="default"/>
              </w:rPr>
              <w:t>或是</w:t>
            </w:r>
            <w:r>
              <w:rPr>
                <w:rFonts w:hint="default"/>
              </w:rPr>
              <w:fldChar w:fldCharType="begin"/>
            </w:r>
            <w:r>
              <w:rPr>
                <w:rFonts w:hint="default"/>
              </w:rPr>
              <w:instrText xml:space="preserve"> HYPERLINK "http://www.w3.org/csswg/css3-multicol/" </w:instrText>
            </w:r>
            <w:r>
              <w:rPr>
                <w:rFonts w:hint="default"/>
              </w:rPr>
              <w:fldChar w:fldCharType="separate"/>
            </w:r>
            <w:r>
              <w:rPr>
                <w:rStyle w:val="21"/>
                <w:rFonts w:hint="default" w:ascii="sans-serif" w:hAnsi="sans-serif" w:eastAsia="sans-serif" w:cs="sans-serif"/>
                <w:b w:val="0"/>
                <w:i w:val="0"/>
                <w:caps w:val="0"/>
                <w:color w:val="663366"/>
                <w:spacing w:val="0"/>
                <w:szCs w:val="21"/>
                <w:u w:val="none"/>
                <w:shd w:val="clear" w:fill="FFFFFF"/>
              </w:rPr>
              <w:t>多栏</w:t>
            </w:r>
            <w:r>
              <w:rPr>
                <w:rFonts w:hint="default"/>
              </w:rPr>
              <w:fldChar w:fldCharType="end"/>
            </w:r>
            <w:r>
              <w:rPr>
                <w:rFonts w:hint="default"/>
              </w:rPr>
              <w:t>等等在块布局中可以用的复杂、面向文本／文档的属性，换来的是简单、强大的分配空间与对齐内容的工具，是 Web 应用与复杂的页面所需要的。</w:t>
            </w:r>
          </w:p>
          <w:p>
            <w:pPr>
              <w:pStyle w:val="30"/>
            </w:pPr>
            <w:r>
              <w:rPr>
                <w:rFonts w:hint="default"/>
              </w:rPr>
              <w:t>一个伸缩容器的内容：</w:t>
            </w:r>
          </w:p>
          <w:p>
            <w:pPr>
              <w:pStyle w:val="30"/>
              <w:rPr>
                <w:u w:val="single"/>
              </w:rPr>
            </w:pPr>
            <w:r>
              <w:rPr>
                <w:rFonts w:hint="eastAsia"/>
                <w:u w:val="single"/>
                <w:lang w:val="en-US" w:eastAsia="zh-CN"/>
              </w:rPr>
              <w:t>1.</w:t>
            </w:r>
            <w:r>
              <w:rPr>
                <w:rFonts w:hint="default"/>
                <w:u w:val="single"/>
              </w:rPr>
              <w:t>可以以任何</w:t>
            </w:r>
            <w:r>
              <w:rPr>
                <w:rFonts w:hint="default"/>
                <w:u w:val="single"/>
              </w:rPr>
              <w:fldChar w:fldCharType="begin"/>
            </w:r>
            <w:r>
              <w:rPr>
                <w:rFonts w:hint="default"/>
                <w:u w:val="single"/>
              </w:rPr>
              <w:instrText xml:space="preserve"> HYPERLINK "https://www.w3.org/html/ig/zh/wiki/Css3-flexbox/zh-hans" \l "flex-direction"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伸缩方向</w:t>
            </w:r>
            <w:r>
              <w:rPr>
                <w:rFonts w:hint="default"/>
                <w:u w:val="single"/>
              </w:rPr>
              <w:fldChar w:fldCharType="end"/>
            </w:r>
            <w:r>
              <w:rPr>
                <w:rFonts w:hint="default"/>
                <w:u w:val="single"/>
              </w:rPr>
              <w:t>（向左、向右、向下，甚至是向上！）配置</w:t>
            </w:r>
          </w:p>
          <w:p>
            <w:pPr>
              <w:pStyle w:val="30"/>
              <w:rPr>
                <w:u w:val="single"/>
              </w:rPr>
            </w:pPr>
            <w:r>
              <w:rPr>
                <w:rFonts w:hint="eastAsia"/>
                <w:u w:val="single"/>
                <w:lang w:val="en-US" w:eastAsia="zh-CN"/>
              </w:rPr>
              <w:t>2.</w:t>
            </w:r>
            <w:r>
              <w:rPr>
                <w:rFonts w:hint="default"/>
                <w:u w:val="single"/>
              </w:rPr>
              <w:t>可以在样式层（也就是视觉顺序可以跟源码、语音顺序无关）</w:t>
            </w:r>
            <w:r>
              <w:rPr>
                <w:rFonts w:hint="default"/>
                <w:u w:val="single"/>
              </w:rPr>
              <w:fldChar w:fldCharType="begin"/>
            </w:r>
            <w:r>
              <w:rPr>
                <w:rFonts w:hint="default"/>
                <w:u w:val="single"/>
              </w:rPr>
              <w:instrText xml:space="preserve"> HYPERLINK "https://www.w3.org/html/ig/zh/wiki/Css3-flexbox/zh-hans" \l "flex-flow-row-reverse"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调换</w:t>
            </w:r>
            <w:r>
              <w:rPr>
                <w:rFonts w:hint="default"/>
                <w:u w:val="single"/>
              </w:rPr>
              <w:fldChar w:fldCharType="end"/>
            </w:r>
            <w:r>
              <w:rPr>
                <w:rFonts w:hint="default"/>
                <w:u w:val="single"/>
              </w:rPr>
              <w:t>、</w:t>
            </w:r>
            <w:r>
              <w:rPr>
                <w:rFonts w:hint="default"/>
                <w:u w:val="single"/>
              </w:rPr>
              <w:fldChar w:fldCharType="begin"/>
            </w:r>
            <w:r>
              <w:rPr>
                <w:rFonts w:hint="default"/>
                <w:u w:val="single"/>
              </w:rPr>
              <w:instrText xml:space="preserve"> HYPERLINK "https://www.w3.org/html/ig/zh/wiki/Css3-flexbox/zh-hans" \l "order"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重排</w:t>
            </w:r>
            <w:r>
              <w:rPr>
                <w:rFonts w:hint="default"/>
                <w:u w:val="single"/>
              </w:rPr>
              <w:fldChar w:fldCharType="end"/>
            </w:r>
            <w:r>
              <w:rPr>
                <w:rFonts w:hint="default"/>
                <w:u w:val="single"/>
              </w:rPr>
              <w:t>显示顺序</w:t>
            </w:r>
          </w:p>
          <w:p>
            <w:pPr>
              <w:pStyle w:val="30"/>
              <w:rPr>
                <w:u w:val="single"/>
              </w:rPr>
            </w:pPr>
            <w:r>
              <w:rPr>
                <w:rFonts w:hint="eastAsia"/>
                <w:u w:val="single"/>
                <w:lang w:val="en-US" w:eastAsia="zh-CN"/>
              </w:rPr>
              <w:t>3.</w:t>
            </w:r>
            <w:r>
              <w:rPr>
                <w:rFonts w:hint="default"/>
                <w:u w:val="single"/>
              </w:rPr>
              <w:t>可以沿着单一（</w:t>
            </w:r>
            <w:r>
              <w:rPr>
                <w:rFonts w:hint="default"/>
                <w:u w:val="single"/>
              </w:rPr>
              <w:fldChar w:fldCharType="begin"/>
            </w:r>
            <w:r>
              <w:rPr>
                <w:rFonts w:hint="default"/>
                <w:u w:val="single"/>
              </w:rPr>
              <w:instrText xml:space="preserve"> HYPERLINK "https://www.w3.org/html/ig/zh/wiki/Css3-flexbox/zh-hans" \l "main-axis"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主</w:t>
            </w:r>
            <w:r>
              <w:rPr>
                <w:rFonts w:hint="default"/>
                <w:u w:val="single"/>
              </w:rPr>
              <w:fldChar w:fldCharType="end"/>
            </w:r>
            <w:r>
              <w:rPr>
                <w:rFonts w:hint="default"/>
                <w:u w:val="single"/>
              </w:rPr>
              <w:t>）轴线性配置或是沿着第二（</w:t>
            </w:r>
            <w:r>
              <w:rPr>
                <w:rFonts w:hint="default"/>
                <w:u w:val="single"/>
              </w:rPr>
              <w:fldChar w:fldCharType="begin"/>
            </w:r>
            <w:r>
              <w:rPr>
                <w:rFonts w:hint="default"/>
                <w:u w:val="single"/>
              </w:rPr>
              <w:instrText xml:space="preserve"> HYPERLINK "https://www.w3.org/html/ig/zh/wiki/Css3-flexbox/zh-hans" \l "cross-axis"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侧</w:t>
            </w:r>
            <w:r>
              <w:rPr>
                <w:rFonts w:hint="default"/>
                <w:u w:val="single"/>
              </w:rPr>
              <w:fldChar w:fldCharType="end"/>
            </w:r>
            <w:r>
              <w:rPr>
                <w:rFonts w:hint="default"/>
                <w:u w:val="single"/>
              </w:rPr>
              <w:t>）轴</w:t>
            </w:r>
            <w:r>
              <w:rPr>
                <w:rFonts w:hint="default"/>
                <w:u w:val="single"/>
              </w:rPr>
              <w:fldChar w:fldCharType="begin"/>
            </w:r>
            <w:r>
              <w:rPr>
                <w:rFonts w:hint="default"/>
                <w:u w:val="single"/>
              </w:rPr>
              <w:instrText xml:space="preserve"> HYPERLINK "https://www.w3.org/html/ig/zh/wiki/Css3-flexbox/zh-hans" \l "flex-wrap"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折行</w:t>
            </w:r>
            <w:r>
              <w:rPr>
                <w:rFonts w:hint="default"/>
                <w:u w:val="single"/>
              </w:rPr>
              <w:fldChar w:fldCharType="end"/>
            </w:r>
          </w:p>
          <w:p>
            <w:pPr>
              <w:pStyle w:val="30"/>
              <w:rPr>
                <w:u w:val="single"/>
              </w:rPr>
            </w:pPr>
            <w:r>
              <w:rPr>
                <w:rFonts w:hint="eastAsia"/>
                <w:u w:val="single"/>
                <w:lang w:val="en-US" w:eastAsia="zh-CN"/>
              </w:rPr>
              <w:t>4.</w:t>
            </w:r>
            <w:r>
              <w:rPr>
                <w:rFonts w:hint="default"/>
                <w:u w:val="single"/>
              </w:rPr>
              <w:t>可以因为可用空间的存在</w:t>
            </w:r>
            <w:r>
              <w:rPr>
                <w:rFonts w:hint="default"/>
                <w:u w:val="single"/>
              </w:rPr>
              <w:fldChar w:fldCharType="begin"/>
            </w:r>
            <w:r>
              <w:rPr>
                <w:rFonts w:hint="default"/>
                <w:u w:val="single"/>
              </w:rPr>
              <w:instrText xml:space="preserve"> HYPERLINK "https://www.w3.org/html/ig/zh/wiki/Css3-flexbox/zh-hans" \l "flexibility"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扩展内容的尺寸</w:t>
            </w:r>
            <w:r>
              <w:rPr>
                <w:rFonts w:hint="default"/>
                <w:u w:val="single"/>
              </w:rPr>
              <w:fldChar w:fldCharType="end"/>
            </w:r>
          </w:p>
          <w:p>
            <w:pPr>
              <w:pStyle w:val="30"/>
              <w:rPr>
                <w:u w:val="single"/>
              </w:rPr>
            </w:pPr>
            <w:r>
              <w:rPr>
                <w:rFonts w:hint="eastAsia"/>
                <w:u w:val="single"/>
                <w:lang w:val="en-US" w:eastAsia="zh-CN"/>
              </w:rPr>
              <w:t>5.</w:t>
            </w:r>
            <w:r>
              <w:rPr>
                <w:rFonts w:hint="default"/>
                <w:u w:val="single"/>
              </w:rPr>
              <w:t>可以沿着容器或彼此</w:t>
            </w:r>
            <w:r>
              <w:rPr>
                <w:rFonts w:hint="default"/>
                <w:u w:val="single"/>
              </w:rPr>
              <w:fldChar w:fldCharType="begin"/>
            </w:r>
            <w:r>
              <w:rPr>
                <w:rFonts w:hint="default"/>
                <w:u w:val="single"/>
              </w:rPr>
              <w:instrText xml:space="preserve"> HYPERLINK "https://www.w3.org/html/ig/zh/wiki/Css3-flexbox/zh-hans" \l "alignment"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对齐</w:t>
            </w:r>
            <w:r>
              <w:rPr>
                <w:rFonts w:hint="default"/>
                <w:u w:val="single"/>
              </w:rPr>
              <w:fldChar w:fldCharType="end"/>
            </w:r>
          </w:p>
          <w:p>
            <w:pPr>
              <w:pStyle w:val="30"/>
              <w:rPr>
                <w:rFonts w:hint="default"/>
                <w:u w:val="single"/>
              </w:rPr>
            </w:pPr>
            <w:r>
              <w:rPr>
                <w:rFonts w:hint="eastAsia"/>
                <w:u w:val="single"/>
                <w:lang w:val="en-US" w:eastAsia="zh-CN"/>
              </w:rPr>
              <w:t>6.</w:t>
            </w:r>
            <w:r>
              <w:rPr>
                <w:rFonts w:hint="default"/>
                <w:u w:val="single"/>
              </w:rPr>
              <w:t>可以在保持</w:t>
            </w:r>
            <w:r>
              <w:rPr>
                <w:rFonts w:hint="default"/>
                <w:u w:val="single"/>
              </w:rPr>
              <w:fldChar w:fldCharType="begin"/>
            </w:r>
            <w:r>
              <w:rPr>
                <w:rFonts w:hint="default"/>
                <w:u w:val="single"/>
              </w:rPr>
              <w:instrText xml:space="preserve"> HYPERLINK "https://www.w3.org/html/ig/zh/wiki/Css3-flexbox/zh-hans" \l "cross-size"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侧轴长度</w:t>
            </w:r>
            <w:r>
              <w:rPr>
                <w:rFonts w:hint="default"/>
                <w:u w:val="single"/>
              </w:rPr>
              <w:fldChar w:fldCharType="end"/>
            </w:r>
            <w:r>
              <w:rPr>
                <w:rFonts w:hint="default"/>
                <w:u w:val="single"/>
              </w:rPr>
              <w:t>不变之下动态</w:t>
            </w:r>
            <w:r>
              <w:rPr>
                <w:rFonts w:hint="default"/>
                <w:u w:val="single"/>
              </w:rPr>
              <w:fldChar w:fldCharType="begin"/>
            </w:r>
            <w:r>
              <w:rPr>
                <w:rFonts w:hint="default"/>
                <w:u w:val="single"/>
              </w:rPr>
              <w:instrText xml:space="preserve"> HYPERLINK "https://www.w3.org/html/ig/zh/wiki/Css3-flexbox/zh-hans" \l "visibility-collapse"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折叠</w:t>
            </w:r>
            <w:r>
              <w:rPr>
                <w:rFonts w:hint="default"/>
                <w:u w:val="single"/>
              </w:rPr>
              <w:fldChar w:fldCharType="end"/>
            </w:r>
            <w:r>
              <w:rPr>
                <w:rFonts w:hint="default"/>
                <w:u w:val="single"/>
              </w:rPr>
              <w:t>或反折叠</w:t>
            </w:r>
          </w:p>
          <w:p>
            <w:pPr>
              <w:pStyle w:val="30"/>
              <w:rPr>
                <w:rFonts w:hint="default"/>
                <w:u w:val="single"/>
              </w:rPr>
            </w:pPr>
          </w:p>
          <w:p>
            <w:pPr>
              <w:pStyle w:val="30"/>
              <w:rPr>
                <w:rFonts w:hint="eastAsia"/>
                <w:u w:val="none"/>
                <w:lang w:val="en-US" w:eastAsia="zh-CN"/>
              </w:rPr>
            </w:pPr>
            <w:r>
              <w:rPr>
                <w:rFonts w:hint="eastAsia"/>
                <w:u w:val="none"/>
                <w:lang w:val="en-US" w:eastAsia="zh-CN"/>
              </w:rPr>
              <w:t xml:space="preserve">=== </w:t>
            </w:r>
          </w:p>
          <w:p>
            <w:pPr>
              <w:pStyle w:val="30"/>
            </w:pPr>
            <w:r>
              <w:rPr>
                <w:rFonts w:hint="eastAsia"/>
              </w:rPr>
              <w:t>Flexbox通常能让我们更好的操作他的子元素布局，例如：</w:t>
            </w:r>
          </w:p>
          <w:p>
            <w:pPr>
              <w:pStyle w:val="30"/>
            </w:pPr>
            <w:r>
              <w:rPr>
                <w:rFonts w:hint="eastAsia"/>
                <w:lang w:val="en-US" w:eastAsia="zh-CN"/>
              </w:rPr>
              <w:t>1.</w:t>
            </w:r>
            <w:r>
              <w:rPr>
                <w:rFonts w:hint="eastAsia"/>
              </w:rPr>
              <w:t>如果元素容器没有足够的空间，我们无需计算每个元素的宽度，就可以设置他们在同一行；</w:t>
            </w:r>
          </w:p>
          <w:p>
            <w:pPr>
              <w:pStyle w:val="30"/>
            </w:pPr>
            <w:r>
              <w:rPr>
                <w:rFonts w:hint="eastAsia"/>
                <w:lang w:val="en-US" w:eastAsia="zh-CN"/>
              </w:rPr>
              <w:t>2.</w:t>
            </w:r>
            <w:r>
              <w:rPr>
                <w:rFonts w:hint="eastAsia"/>
              </w:rPr>
              <w:t>可以快速让他们布局在一列；</w:t>
            </w:r>
          </w:p>
          <w:p>
            <w:pPr>
              <w:pStyle w:val="30"/>
            </w:pPr>
            <w:r>
              <w:rPr>
                <w:rFonts w:hint="eastAsia"/>
                <w:lang w:val="en-US" w:eastAsia="zh-CN"/>
              </w:rPr>
              <w:t>3.</w:t>
            </w:r>
            <w:r>
              <w:rPr>
                <w:rFonts w:hint="eastAsia"/>
              </w:rPr>
              <w:t>可以方便让他们对齐容器的左、右、中间等；</w:t>
            </w:r>
          </w:p>
          <w:p>
            <w:pPr>
              <w:pStyle w:val="30"/>
            </w:pPr>
            <w:r>
              <w:rPr>
                <w:rFonts w:hint="eastAsia"/>
                <w:lang w:val="en-US" w:eastAsia="zh-CN"/>
              </w:rPr>
              <w:t>4.</w:t>
            </w:r>
            <w:r>
              <w:rPr>
                <w:rFonts w:hint="eastAsia"/>
              </w:rPr>
              <w:t>无需修改结构就可以改变他们的显示顺序；</w:t>
            </w:r>
          </w:p>
          <w:p>
            <w:pPr>
              <w:pStyle w:val="30"/>
              <w:rPr>
                <w:rFonts w:hint="eastAsia"/>
                <w:u w:val="none"/>
                <w:lang w:val="en-US" w:eastAsia="zh-CN"/>
              </w:rPr>
            </w:pPr>
            <w:r>
              <w:rPr>
                <w:rFonts w:hint="eastAsia"/>
                <w:lang w:val="en-US" w:eastAsia="zh-CN"/>
              </w:rPr>
              <w:t>5.</w:t>
            </w:r>
            <w:r>
              <w:rPr>
                <w:rFonts w:hint="eastAsia"/>
              </w:rPr>
              <w:t>如果元素容器设置百分比和视窗大小改变，不用提心未指定元素的确切宽度而破坏布局，因为容器中的每个子元素都可以自动分配容器的宽度或高度的比例。</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rPr>
                <w:rFonts w:hint="eastAsia"/>
                <w:lang w:eastAsia="zh-CN"/>
              </w:rPr>
            </w:pPr>
            <w:bookmarkStart w:id="31" w:name="_Toc3540"/>
            <w:r>
              <w:rPr>
                <w:rFonts w:hint="eastAsia"/>
              </w:rPr>
              <w:t>flexbox术语</w:t>
            </w:r>
            <w:bookmarkEnd w:id="31"/>
          </w:p>
          <w:p>
            <w:pPr>
              <w:pStyle w:val="27"/>
              <w:ind w:firstLine="0" w:firstLineChars="0"/>
              <w:rPr>
                <w:rFonts w:hint="eastAsia"/>
                <w:vertAlign w:val="baseline"/>
                <w:lang w:val="en-US" w:eastAsia="zh-CN"/>
              </w:rPr>
            </w:pPr>
          </w:p>
        </w:tc>
        <w:tc>
          <w:tcPr>
            <w:tcW w:w="8949" w:type="dxa"/>
            <w:gridSpan w:val="4"/>
            <w:vAlign w:val="top"/>
          </w:tcPr>
          <w:p>
            <w:pPr>
              <w:pStyle w:val="30"/>
              <w:rPr>
                <w:rFonts w:hint="eastAsia" w:eastAsia="宋体"/>
                <w:lang w:val="en-US" w:eastAsia="zh-CN"/>
              </w:rPr>
            </w:pPr>
            <w:r>
              <w:rPr>
                <w:rFonts w:hint="eastAsia"/>
                <w:lang w:val="en-US" w:eastAsia="zh-CN"/>
              </w:rPr>
              <w:t xml:space="preserve">=== </w:t>
            </w:r>
          </w:p>
          <w:p>
            <w:pPr>
              <w:pStyle w:val="30"/>
            </w:pPr>
            <w:r>
              <w:rPr>
                <w:rFonts w:hint="default"/>
              </w:rPr>
              <w:t>一个设有「</w:t>
            </w:r>
            <w:r>
              <w:t>display:flex</w:t>
            </w:r>
            <w:r>
              <w:rPr>
                <w:rFonts w:hint="default"/>
              </w:rPr>
              <w:t>」或「display:inline-flex」的元素是一个</w:t>
            </w:r>
            <w:r>
              <w:rPr>
                <w:rFonts w:hint="default"/>
              </w:rPr>
              <w:fldChar w:fldCharType="begin"/>
            </w:r>
            <w:r>
              <w:rPr>
                <w:rFonts w:hint="default"/>
              </w:rPr>
              <w:instrText xml:space="preserve"> HYPERLINK "https://www.w3.org/html/ig/zh/wiki/Css3-flexbox/zh-hans" \l "flex-container" </w:instrText>
            </w:r>
            <w:r>
              <w:rPr>
                <w:rFonts w:hint="default"/>
              </w:rPr>
              <w:fldChar w:fldCharType="separate"/>
            </w:r>
            <w:r>
              <w:rPr>
                <w:rFonts w:hint="default"/>
              </w:rPr>
              <w:t>伸缩容器</w:t>
            </w:r>
            <w:r>
              <w:rPr>
                <w:rFonts w:hint="default"/>
              </w:rPr>
              <w:fldChar w:fldCharType="end"/>
            </w:r>
            <w:r>
              <w:rPr>
                <w:rFonts w:hint="default"/>
              </w:rPr>
              <w:t>，伸缩容器的子元素被称为</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，这些子元素使用伸缩布局模型来排版。</w:t>
            </w:r>
          </w:p>
          <w:p>
            <w:pPr>
              <w:pStyle w:val="30"/>
              <w:rPr>
                <w:rFonts w:hint="default"/>
              </w:rPr>
            </w:pPr>
            <w:r>
              <w:rPr>
                <w:rFonts w:hint="default"/>
              </w:rPr>
              <w:t>与布局计算偏向使用书写模式方向的块布局与行内布局不同，伸缩布局偏向使用</w:t>
            </w:r>
            <w:r>
              <w:rPr>
                <w:rFonts w:hint="default"/>
              </w:rPr>
              <w:fldChar w:fldCharType="begin"/>
            </w:r>
            <w:r>
              <w:rPr>
                <w:rFonts w:hint="default"/>
              </w:rPr>
              <w:instrText xml:space="preserve"> HYPERLINK "https://www.w3.org/html/ig/zh/wiki/Css3-flexbox/zh-hans" \l "flex-flow-property" </w:instrText>
            </w:r>
            <w:r>
              <w:rPr>
                <w:rFonts w:hint="default"/>
              </w:rPr>
              <w:fldChar w:fldCharType="separate"/>
            </w:r>
            <w:r>
              <w:rPr>
                <w:rFonts w:hint="default"/>
              </w:rPr>
              <w:t>伸缩流</w:t>
            </w:r>
            <w:r>
              <w:rPr>
                <w:rFonts w:hint="default"/>
              </w:rPr>
              <w:fldChar w:fldCharType="end"/>
            </w:r>
            <w:r>
              <w:rPr>
                <w:rFonts w:hint="default"/>
              </w:rPr>
              <w:t>的方向。为了让描述伸缩布局变得更容易，本章节定义一系列相对于伸缩流的术语。「</w:t>
            </w:r>
            <w:r>
              <w:rPr>
                <w:rFonts w:hint="default"/>
              </w:rPr>
              <w:fldChar w:fldCharType="begin"/>
            </w:r>
            <w:r>
              <w:rPr>
                <w:rFonts w:hint="default"/>
              </w:rPr>
              <w:instrText xml:space="preserve"> HYPERLINK "https://www.w3.org/html/ig/zh/wiki/Css3-flexbox/zh-hans" \l "flex-flow" </w:instrText>
            </w:r>
            <w:r>
              <w:rPr>
                <w:rFonts w:hint="default"/>
              </w:rPr>
              <w:fldChar w:fldCharType="separate"/>
            </w:r>
            <w:r>
              <w:rPr>
                <w:rFonts w:hint="default"/>
              </w:rPr>
              <w:t>flex-flow</w:t>
            </w:r>
            <w:r>
              <w:rPr>
                <w:rFonts w:hint="default"/>
              </w:rPr>
              <w:fldChar w:fldCharType="end"/>
            </w:r>
            <w:r>
              <w:rPr>
                <w:rFonts w:hint="default"/>
              </w:rPr>
              <w:t>」的值决定了这些术语如何对应到物理方向（上／右／下／左）、物理轴（垂直／水平）、物理大小（宽度／高度）。</w:t>
            </w:r>
          </w:p>
          <w:p>
            <w:pPr>
              <w:pStyle w:val="30"/>
            </w:pPr>
            <w:r>
              <w:t>·</w:t>
            </w:r>
            <w:r>
              <w:rPr>
                <w:rFonts w:hint="eastAsia"/>
              </w:rPr>
              <w:t xml:space="preserve">  CSS的columns在伸缩容器上没有效果。</w:t>
            </w:r>
          </w:p>
          <w:p>
            <w:pPr>
              <w:pStyle w:val="30"/>
              <w:rPr>
                <w:rFonts w:hint="default"/>
              </w:rPr>
            </w:pPr>
            <w:r>
              <w:rPr>
                <w:rFonts w:hint="default"/>
              </w:rPr>
              <w:t>·</w:t>
            </w:r>
            <w:r>
              <w:rPr>
                <w:rFonts w:hint="eastAsia"/>
              </w:rPr>
              <w:t xml:space="preserve">  float、clear和vertical-align在伸缩项目上没有效果。</w:t>
            </w:r>
            <w:r>
              <w:rPr>
                <w:rFonts w:hint="eastAsia"/>
                <w:lang w:val="en-US" w:eastAsia="zh-CN"/>
              </w:rPr>
              <w:t xml:space="preserve"> </w:t>
            </w:r>
          </w:p>
          <w:p>
            <w:pPr>
              <w:pStyle w:val="30"/>
              <w:rPr>
                <w:rFonts w:hint="default"/>
              </w:rPr>
            </w:pPr>
          </w:p>
          <w:p>
            <w:pPr>
              <w:pStyle w:val="30"/>
              <w:rPr>
                <w:rFonts w:hint="eastAsia" w:eastAsia="宋体"/>
                <w:lang w:val="en-US" w:eastAsia="zh-CN"/>
              </w:rPr>
            </w:pPr>
            <w:r>
              <w:rPr>
                <w:rFonts w:hint="eastAsia"/>
                <w:lang w:val="en-US" w:eastAsia="zh-CN"/>
              </w:rPr>
              <w:t xml:space="preserve">=== </w:t>
            </w:r>
          </w:p>
          <w:p>
            <w:pPr>
              <w:pStyle w:val="30"/>
              <w:rPr>
                <w:rFonts w:hint="eastAsia"/>
              </w:rPr>
            </w:pPr>
            <w:r>
              <w:t>Flexbox 由</w:t>
            </w:r>
            <w:r>
              <w:rPr>
                <w:rFonts w:hint="eastAsia"/>
              </w:rPr>
              <w:t> 伸缩容器 和 伸缩项目 组成。通过设置元素的 </w:t>
            </w:r>
            <w:r>
              <w:rPr>
                <w:rFonts w:hint="eastAsia"/>
              </w:rPr>
              <w:fldChar w:fldCharType="begin"/>
            </w:r>
            <w:r>
              <w:rPr>
                <w:rFonts w:hint="eastAsia"/>
              </w:rPr>
              <w:instrText xml:space="preserve"> HYPERLINK "http://learnlayout.com/display.html"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display</w:t>
            </w:r>
            <w:r>
              <w:rPr>
                <w:rFonts w:hint="eastAsia"/>
              </w:rPr>
              <w:fldChar w:fldCharType="end"/>
            </w:r>
            <w:r>
              <w:rPr>
                <w:rFonts w:hint="eastAsia"/>
              </w:rPr>
              <w:t> 属性为 </w:t>
            </w:r>
            <w:r>
              <w:t>flex</w:t>
            </w:r>
            <w:r>
              <w:rPr>
                <w:rFonts w:hint="eastAsia"/>
              </w:rPr>
              <w:t> 或</w:t>
            </w:r>
            <w:r>
              <w:rPr>
                <w:rFonts w:hint="default"/>
              </w:rPr>
              <w:t>inline-flex</w:t>
            </w:r>
            <w:r>
              <w:rPr>
                <w:rFonts w:hint="eastAsia"/>
              </w:rPr>
              <w:t> 可以得到一个伸缩容器。设置为 </w:t>
            </w:r>
            <w:r>
              <w:rPr>
                <w:rFonts w:hint="default"/>
              </w:rPr>
              <w:t>flex</w:t>
            </w:r>
            <w:r>
              <w:rPr>
                <w:rFonts w:hint="eastAsia"/>
              </w:rPr>
              <w:t> 的容器被渲染为一个块级元素，而设置为 </w:t>
            </w:r>
            <w:r>
              <w:rPr>
                <w:rFonts w:hint="default"/>
              </w:rPr>
              <w:t>inline-flex</w:t>
            </w:r>
            <w:r>
              <w:rPr>
                <w:rFonts w:hint="eastAsia"/>
              </w:rPr>
              <w:t> 的容器则渲染为一个行内元素。</w:t>
            </w:r>
          </w:p>
          <w:p>
            <w:pPr>
              <w:pStyle w:val="30"/>
            </w:pPr>
            <w:r>
              <w:t>伸缩容器中的每一个子元素都是一个伸缩项目。伸缩项目可以是任意数量的。伸缩容器外和伸缩项目内的一切元素都不受影响。简单地说，Flexbox 定义了伸缩容器内伸缩项目该如何布局。</w:t>
            </w:r>
          </w:p>
          <w:p>
            <w:pPr>
              <w:pStyle w:val="30"/>
            </w:pPr>
          </w:p>
          <w:p>
            <w:pPr>
              <w:pStyle w:val="30"/>
              <w:rPr>
                <w:rFonts w:hint="eastAsia" w:eastAsia="宋体"/>
                <w:lang w:val="en-US" w:eastAsia="zh-CN"/>
              </w:rPr>
            </w:pPr>
            <w:r>
              <w:rPr>
                <w:rFonts w:hint="eastAsia"/>
                <w:lang w:val="en-US" w:eastAsia="zh-CN"/>
              </w:rPr>
              <w:t xml:space="preserve">=== </w:t>
            </w:r>
          </w:p>
          <w:p>
            <w:pPr>
              <w:pStyle w:val="30"/>
              <w:rPr>
                <w:rFonts w:hint="default"/>
              </w:rPr>
            </w:pPr>
            <w:r>
              <w:rPr>
                <w:rFonts w:hint="eastAsia"/>
              </w:rPr>
              <w:t>伸缩容器：一个设有“display:flex”</w:t>
            </w:r>
            <w:r>
              <w:rPr>
                <w:rFonts w:hint="eastAsia"/>
                <w:lang w:eastAsia="zh-CN"/>
              </w:rPr>
              <w:t>的</w:t>
            </w:r>
            <w:r>
              <w:t>块级</w:t>
            </w:r>
            <w:r>
              <w:rPr>
                <w:rFonts w:hint="default"/>
              </w:rPr>
              <w:fldChar w:fldCharType="begin"/>
            </w:r>
            <w:r>
              <w:rPr>
                <w:rFonts w:hint="default"/>
              </w:rPr>
              <w:instrText xml:space="preserve"> HYPERLINK "https://www.w3.org/html/ig/zh/wiki/Css3-flexbox/zh-hans" \l "flex-container" </w:instrText>
            </w:r>
            <w:r>
              <w:rPr>
                <w:rFonts w:hint="default"/>
              </w:rPr>
              <w:fldChar w:fldCharType="separate"/>
            </w:r>
            <w:r>
              <w:rPr>
                <w:rStyle w:val="21"/>
                <w:rFonts w:hint="default" w:ascii="sans-serif" w:hAnsi="sans-serif" w:eastAsia="sans-serif" w:cs="sans-serif"/>
                <w:b w:val="0"/>
                <w:i w:val="0"/>
                <w:caps w:val="0"/>
                <w:color w:val="0B0080"/>
                <w:spacing w:val="0"/>
                <w:szCs w:val="21"/>
                <w:u w:val="none"/>
                <w:shd w:val="clear" w:fill="FFFFFF"/>
              </w:rPr>
              <w:t>伸缩容器</w:t>
            </w:r>
            <w:r>
              <w:rPr>
                <w:rFonts w:hint="default"/>
              </w:rPr>
              <w:fldChar w:fldCharType="end"/>
            </w:r>
            <w:r>
              <w:rPr>
                <w:rFonts w:hint="default"/>
              </w:rPr>
              <w:t>盒</w:t>
            </w:r>
            <w:r>
              <w:rPr>
                <w:rFonts w:hint="eastAsia"/>
              </w:rPr>
              <w:t>或“display:inline-flex”的</w:t>
            </w:r>
            <w:r>
              <w:t>行内级</w:t>
            </w:r>
            <w:r>
              <w:rPr>
                <w:rFonts w:hint="default"/>
              </w:rPr>
              <w:fldChar w:fldCharType="begin"/>
            </w:r>
            <w:r>
              <w:rPr>
                <w:rFonts w:hint="default"/>
              </w:rPr>
              <w:instrText xml:space="preserve"> HYPERLINK "https://www.w3.org/html/ig/zh/wiki/Css3-flexbox/zh-hans" \l "flex-container" </w:instrText>
            </w:r>
            <w:r>
              <w:rPr>
                <w:rFonts w:hint="default"/>
              </w:rPr>
              <w:fldChar w:fldCharType="separate"/>
            </w:r>
            <w:r>
              <w:rPr>
                <w:rStyle w:val="21"/>
                <w:rFonts w:hint="default" w:ascii="sans-serif" w:hAnsi="sans-serif" w:eastAsia="sans-serif" w:cs="sans-serif"/>
                <w:b w:val="0"/>
                <w:i w:val="0"/>
                <w:caps w:val="0"/>
                <w:color w:val="0B0080"/>
                <w:spacing w:val="0"/>
                <w:szCs w:val="21"/>
                <w:u w:val="none"/>
                <w:shd w:val="clear" w:fill="FFFFFF"/>
              </w:rPr>
              <w:t>伸缩容器</w:t>
            </w:r>
            <w:r>
              <w:rPr>
                <w:rFonts w:hint="default"/>
              </w:rPr>
              <w:fldChar w:fldCharType="end"/>
            </w:r>
            <w:r>
              <w:rPr>
                <w:rFonts w:hint="default"/>
              </w:rPr>
              <w:t>盒。</w:t>
            </w:r>
          </w:p>
          <w:p>
            <w:pPr>
              <w:pStyle w:val="30"/>
            </w:pPr>
            <w:r>
              <w:rPr>
                <w:rFonts w:hint="default"/>
              </w:rPr>
              <w:t>伸缩容器会为其内容建立新的伸缩格式化上下文(flex formatting context)。除了使用伸缩排版而不块排版以外，伸缩格式化上下文与块级格式化上下文(block formatting context)根元素相同 ― 浮动不会闯入伸缩容器，且伸缩容器的边界不与其内容的边界叠加。</w:t>
            </w:r>
          </w:p>
          <w:p>
            <w:pPr>
              <w:pStyle w:val="30"/>
              <w:rPr>
                <w:rFonts w:hint="default"/>
              </w:rPr>
            </w:pPr>
            <w:r>
              <w:rPr>
                <w:rFonts w:hint="default"/>
              </w:rPr>
              <w:t>伸缩容器不是块容器，因此有些设计用来控制块布局的属性，在伸缩布局中不适用。特别是：</w:t>
            </w:r>
          </w:p>
          <w:p>
            <w:pPr>
              <w:pStyle w:val="30"/>
            </w:pPr>
            <w:r>
              <w:rPr>
                <w:rFonts w:hint="eastAsia"/>
                <w:lang w:val="en-US" w:eastAsia="zh-CN"/>
              </w:rPr>
              <w:t>1.</w:t>
            </w:r>
            <w:r>
              <w:rPr>
                <w:rFonts w:hint="default"/>
              </w:rPr>
              <w:t>多栏(column)模块的所有「</w:t>
            </w:r>
            <w:r>
              <w:t>column-*</w:t>
            </w:r>
            <w:r>
              <w:rPr>
                <w:rFonts w:hint="default"/>
              </w:rPr>
              <w:t>」属性在伸缩容器上没有作用。</w:t>
            </w:r>
          </w:p>
          <w:p>
            <w:pPr>
              <w:pStyle w:val="30"/>
            </w:pPr>
            <w:r>
              <w:rPr>
                <w:rFonts w:hint="eastAsia"/>
                <w:lang w:val="en-US" w:eastAsia="zh-CN"/>
              </w:rPr>
              <w:t>2.</w:t>
            </w:r>
            <w:r>
              <w:rPr>
                <w:rFonts w:hint="default"/>
              </w:rPr>
              <w:t>「float」与「clear」在</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上没有作用。(However, the ‘float’ property still affects the computed value of ‘display’ on children of a flex container, as this occurs before flex items are determined.)</w:t>
            </w:r>
          </w:p>
          <w:p>
            <w:pPr>
              <w:pStyle w:val="30"/>
            </w:pPr>
            <w:r>
              <w:rPr>
                <w:rFonts w:hint="eastAsia"/>
                <w:lang w:val="en-US" w:eastAsia="zh-CN"/>
              </w:rPr>
              <w:t>3.</w:t>
            </w:r>
            <w:r>
              <w:rPr>
                <w:rFonts w:hint="default"/>
              </w:rPr>
              <w:t>「vertical-align」在</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上没有作用。</w:t>
            </w:r>
          </w:p>
          <w:p>
            <w:pPr>
              <w:pStyle w:val="30"/>
              <w:rPr>
                <w:rFonts w:hint="eastAsia" w:eastAsia="宋体"/>
                <w:lang w:eastAsia="zh-CN"/>
              </w:rPr>
            </w:pPr>
            <w:r>
              <w:rPr>
                <w:rFonts w:hint="default"/>
              </w:rPr>
              <w:t>若元素「display」的指定值是「</w:t>
            </w:r>
            <w:r>
              <w:rPr>
                <w:rFonts w:hint="default"/>
              </w:rPr>
              <w:fldChar w:fldCharType="begin"/>
            </w:r>
            <w:r>
              <w:rPr>
                <w:rFonts w:hint="default"/>
              </w:rPr>
              <w:instrText xml:space="preserve"> HYPERLINK "https://www.w3.org/html/ig/zh/wiki/Css3-flexbox/zh-hans" \l "display-inline-flex" </w:instrText>
            </w:r>
            <w:r>
              <w:rPr>
                <w:rFonts w:hint="default"/>
              </w:rPr>
              <w:fldChar w:fldCharType="separate"/>
            </w:r>
            <w:r>
              <w:rPr>
                <w:rFonts w:hint="default"/>
              </w:rPr>
              <w:t>inline-flex</w:t>
            </w:r>
            <w:r>
              <w:rPr>
                <w:rFonts w:hint="default"/>
              </w:rPr>
              <w:fldChar w:fldCharType="end"/>
            </w:r>
            <w:r>
              <w:rPr>
                <w:rFonts w:hint="default"/>
              </w:rPr>
              <w:t>」且元素是一个浮动或绝对定位元素，则「display」的计算值是「</w:t>
            </w:r>
            <w:r>
              <w:rPr>
                <w:rFonts w:hint="default"/>
              </w:rPr>
              <w:fldChar w:fldCharType="begin"/>
            </w:r>
            <w:r>
              <w:rPr>
                <w:rFonts w:hint="default"/>
              </w:rPr>
              <w:instrText xml:space="preserve"> HYPERLINK "https://www.w3.org/html/ig/zh/wiki/Css3-flexbox/zh-hans" \l "display-flex" </w:instrText>
            </w:r>
            <w:r>
              <w:rPr>
                <w:rFonts w:hint="default"/>
              </w:rPr>
              <w:fldChar w:fldCharType="separate"/>
            </w:r>
            <w:r>
              <w:rPr>
                <w:rFonts w:hint="default"/>
              </w:rPr>
              <w:t>flex</w:t>
            </w:r>
            <w:r>
              <w:rPr>
                <w:rFonts w:hint="default"/>
              </w:rPr>
              <w:fldChar w:fldCharType="end"/>
            </w:r>
            <w:r>
              <w:rPr>
                <w:rFonts w:hint="default"/>
              </w:rPr>
              <w:t>」。也就是 </w:t>
            </w:r>
            <w:r>
              <w:rPr>
                <w:rFonts w:hint="default"/>
              </w:rPr>
              <w:fldChar w:fldCharType="begin"/>
            </w:r>
            <w:r>
              <w:rPr>
                <w:rFonts w:hint="default"/>
              </w:rPr>
              <w:instrText xml:space="preserve"> HYPERLINK "https://www.w3.org/html/ig/zh/wiki/CSS2" \l "dis-pos-flo" \o "CSS2" </w:instrText>
            </w:r>
            <w:r>
              <w:rPr>
                <w:rFonts w:hint="default"/>
              </w:rPr>
              <w:fldChar w:fldCharType="separate"/>
            </w:r>
            <w:r>
              <w:rPr>
                <w:rFonts w:hint="default"/>
              </w:rPr>
              <w:t>CSS 2.1 章节 9.7</w:t>
            </w:r>
            <w:r>
              <w:rPr>
                <w:rFonts w:hint="default"/>
              </w:rPr>
              <w:fldChar w:fldCharType="end"/>
            </w:r>
            <w:r>
              <w:rPr>
                <w:rFonts w:hint="default"/>
              </w:rPr>
              <w:t> 的表格增修「指定值」是「</w:t>
            </w:r>
            <w:r>
              <w:rPr>
                <w:rFonts w:hint="default"/>
              </w:rPr>
              <w:fldChar w:fldCharType="begin"/>
            </w:r>
            <w:r>
              <w:rPr>
                <w:rFonts w:hint="default"/>
              </w:rPr>
              <w:instrText xml:space="preserve"> HYPERLINK "https://www.w3.org/html/ig/zh/wiki/Css3-flexbox/zh-hans" \l "display-inline-flex" </w:instrText>
            </w:r>
            <w:r>
              <w:rPr>
                <w:rFonts w:hint="default"/>
              </w:rPr>
              <w:fldChar w:fldCharType="separate"/>
            </w:r>
            <w:r>
              <w:rPr>
                <w:rFonts w:hint="default"/>
              </w:rPr>
              <w:t>inline-flex</w:t>
            </w:r>
            <w:r>
              <w:rPr>
                <w:rFonts w:hint="default"/>
              </w:rPr>
              <w:fldChar w:fldCharType="end"/>
            </w:r>
            <w:r>
              <w:rPr>
                <w:rFonts w:hint="default"/>
              </w:rPr>
              <w:t>」、「计算值」是「</w:t>
            </w:r>
            <w:r>
              <w:rPr>
                <w:rFonts w:hint="default"/>
              </w:rPr>
              <w:fldChar w:fldCharType="begin"/>
            </w:r>
            <w:r>
              <w:rPr>
                <w:rFonts w:hint="default"/>
              </w:rPr>
              <w:instrText xml:space="preserve"> HYPERLINK "https://www.w3.org/html/ig/zh/wiki/Css3-flexbox/zh-hans" \l "display-flex" </w:instrText>
            </w:r>
            <w:r>
              <w:rPr>
                <w:rFonts w:hint="default"/>
              </w:rPr>
              <w:fldChar w:fldCharType="separate"/>
            </w:r>
            <w:r>
              <w:rPr>
                <w:rFonts w:hint="default"/>
              </w:rPr>
              <w:t>flex</w:t>
            </w:r>
            <w:r>
              <w:rPr>
                <w:rFonts w:hint="default"/>
              </w:rPr>
              <w:fldChar w:fldCharType="end"/>
            </w:r>
            <w:r>
              <w:rPr>
                <w:rFonts w:hint="default"/>
              </w:rPr>
              <w:t>」的一行。</w:t>
            </w:r>
          </w:p>
          <w:p>
            <w:pPr>
              <w:pStyle w:val="30"/>
              <w:ind w:left="0" w:leftChars="0" w:firstLine="0" w:firstLineChars="0"/>
              <w:rPr>
                <w:rFonts w:hint="eastAsia"/>
                <w:lang w:eastAsia="zh-CN"/>
              </w:rPr>
            </w:pPr>
          </w:p>
          <w:p>
            <w:pPr>
              <w:pStyle w:val="30"/>
              <w:rPr>
                <w:rFonts w:hint="eastAsia"/>
                <w:lang w:val="en-US" w:eastAsia="zh-CN"/>
              </w:rPr>
            </w:pPr>
            <w:r>
              <w:rPr>
                <w:rFonts w:hint="eastAsia"/>
                <w:lang w:val="en-US" w:eastAsia="zh-CN"/>
              </w:rPr>
              <w:t xml:space="preserve">=== </w:t>
            </w:r>
          </w:p>
          <w:p>
            <w:pPr>
              <w:pStyle w:val="30"/>
              <w:rPr>
                <w:rFonts w:hint="eastAsia"/>
                <w:lang w:eastAsia="zh-CN"/>
              </w:rPr>
            </w:pPr>
            <w:r>
              <w:rPr>
                <w:rFonts w:hint="eastAsia"/>
              </w:rPr>
              <w:t>伸缩项目：伸缩容器的子元素</w:t>
            </w:r>
            <w:r>
              <w:rPr>
                <w:rFonts w:hint="eastAsia"/>
                <w:lang w:eastAsia="zh-CN"/>
              </w:rPr>
              <w:t>。</w:t>
            </w:r>
          </w:p>
          <w:p>
            <w:pPr>
              <w:pStyle w:val="30"/>
            </w:pPr>
            <w:r>
              <w:rPr>
                <w:rFonts w:hint="default"/>
              </w:rPr>
              <w:t>一个</w:t>
            </w:r>
            <w:r>
              <w:rPr>
                <w:rFonts w:hint="default"/>
              </w:rPr>
              <w:fldChar w:fldCharType="begin"/>
            </w:r>
            <w:r>
              <w:rPr>
                <w:rFonts w:hint="default"/>
              </w:rPr>
              <w:instrText xml:space="preserve"> HYPERLINK "https://www.w3.org/html/ig/zh/wiki/Css3-flexbox/zh-hans" \l "flex-container" </w:instrText>
            </w:r>
            <w:r>
              <w:rPr>
                <w:rFonts w:hint="default"/>
              </w:rPr>
              <w:fldChar w:fldCharType="separate"/>
            </w:r>
            <w:r>
              <w:rPr>
                <w:rFonts w:hint="default"/>
              </w:rPr>
              <w:t>伸缩容器</w:t>
            </w:r>
            <w:r>
              <w:rPr>
                <w:rFonts w:hint="default"/>
              </w:rPr>
              <w:fldChar w:fldCharType="end"/>
            </w:r>
            <w:r>
              <w:rPr>
                <w:rFonts w:hint="default"/>
              </w:rPr>
              <w:t>的内容具有零个以上的伸缩项目 ― 伸缩容器的每一个子元素（除了需要盒修复的元素之外）都会成为一个</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，且用户代理会将任何直接在伸缩容器里的连续文字块包起来成为匿名</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。然而，若匿名</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仅包含空白，则用户代理不会渲染该伸缩项目，如同将之视为「</w:t>
            </w:r>
            <w:r>
              <w:t>display: none</w:t>
            </w:r>
            <w:r>
              <w:rPr>
                <w:rFonts w:hint="default"/>
              </w:rPr>
              <w:t>」。</w:t>
            </w:r>
          </w:p>
          <w:p>
            <w:pPr>
              <w:pStyle w:val="30"/>
              <w:rPr>
                <w:rFonts w:hint="default"/>
              </w:rPr>
            </w:pP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为其内容建立一个新的伸缩格式化上下文，这个格式化上下文的种类由项目「display」的值决定。用户代理使用 </w:t>
            </w:r>
            <w:r>
              <w:rPr>
                <w:rFonts w:hint="default"/>
              </w:rPr>
              <w:fldChar w:fldCharType="begin"/>
            </w:r>
            <w:r>
              <w:rPr>
                <w:rFonts w:hint="default"/>
              </w:rPr>
              <w:instrText xml:space="preserve"> HYPERLINK "https://www.w3.org/html/ig/zh/wiki/CSS2" \l "dis-pos-flo" \o "CSS2" </w:instrText>
            </w:r>
            <w:r>
              <w:rPr>
                <w:rFonts w:hint="default"/>
              </w:rPr>
              <w:fldChar w:fldCharType="separate"/>
            </w:r>
            <w:r>
              <w:rPr>
                <w:rFonts w:hint="default"/>
              </w:rPr>
              <w:t>CSS 2.1 章节 9.7</w:t>
            </w:r>
            <w:r>
              <w:rPr>
                <w:rFonts w:hint="default"/>
              </w:rPr>
              <w:fldChar w:fldCharType="end"/>
            </w:r>
            <w:r>
              <w:rPr>
                <w:rFonts w:hint="default"/>
              </w:rPr>
              <w:t> 的表格决定</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「display」的计算值。CSS 工作组预计会在未来的规范里引入伸缩容器的新的「display」值，以取代这条叙述。</w:t>
            </w:r>
          </w:p>
          <w:p>
            <w:pPr>
              <w:pStyle w:val="30"/>
              <w:rPr>
                <w:rFonts w:hint="eastAsia"/>
              </w:rPr>
            </w:pPr>
            <w:r>
              <w:rPr>
                <w:rFonts w:hint="eastAsia"/>
                <w:lang w:eastAsia="zh-CN"/>
              </w:rPr>
              <w:t>伸缩项目还需关注：</w:t>
            </w:r>
            <w:r>
              <w:rPr>
                <w:rFonts w:hint="default"/>
              </w:rPr>
              <w:t>绝对定位的伸缩子元素</w:t>
            </w:r>
            <w:r>
              <w:rPr>
                <w:rFonts w:hint="eastAsia"/>
                <w:lang w:eastAsia="zh-CN"/>
              </w:rPr>
              <w:t>、</w:t>
            </w:r>
            <w:r>
              <w:rPr>
                <w:rFonts w:hint="default"/>
              </w:rPr>
              <w:t>伸缩项目的外边界</w:t>
            </w:r>
            <w:r>
              <w:rPr>
                <w:rFonts w:hint="eastAsia"/>
                <w:lang w:eastAsia="zh-CN"/>
              </w:rPr>
              <w:t>、</w:t>
            </w:r>
            <w:r>
              <w:rPr>
                <w:rFonts w:hint="default"/>
              </w:rPr>
              <w:t>伸缩项目的绘制</w:t>
            </w:r>
            <w:r>
              <w:rPr>
                <w:rFonts w:hint="eastAsia"/>
                <w:lang w:eastAsia="zh-CN"/>
              </w:rPr>
              <w:t>、</w:t>
            </w:r>
            <w:r>
              <w:rPr>
                <w:rFonts w:hint="default"/>
              </w:rPr>
              <w:t>流外项目</w:t>
            </w:r>
            <w:r>
              <w:rPr>
                <w:rFonts w:hint="eastAsia"/>
                <w:lang w:eastAsia="zh-CN"/>
              </w:rPr>
              <w:t>、</w:t>
            </w:r>
            <w:r>
              <w:rPr>
                <w:rFonts w:hint="default"/>
              </w:rPr>
              <w:t>叠加项目</w:t>
            </w:r>
            <w:r>
              <w:rPr>
                <w:rFonts w:hint="eastAsia"/>
                <w:lang w:eastAsia="zh-CN"/>
              </w:rPr>
              <w:t>、</w:t>
            </w:r>
            <w:r>
              <w:rPr>
                <w:rFonts w:hint="default"/>
              </w:rPr>
              <w:t>伸缩项目的默认最小长度</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8949" w:type="dxa"/>
            <w:gridSpan w:val="4"/>
            <w:vAlign w:val="top"/>
          </w:tcPr>
          <w:p>
            <w:pPr>
              <w:pStyle w:val="30"/>
              <w:rPr>
                <w:rFonts w:hint="eastAsia" w:eastAsia="宋体"/>
                <w:lang w:val="en-US" w:eastAsia="zh-CN"/>
              </w:rPr>
            </w:pPr>
            <w:r>
              <w:rPr>
                <w:rFonts w:hint="eastAsia"/>
                <w:lang w:val="en-US" w:eastAsia="zh-CN"/>
              </w:rPr>
              <w:t xml:space="preserve">=== </w:t>
            </w:r>
          </w:p>
          <w:p>
            <w:pPr>
              <w:pStyle w:val="30"/>
            </w:pPr>
            <w:r>
              <w:rPr>
                <w:rFonts w:hint="eastAsia"/>
              </w:rPr>
              <w:t>主轴、主轴方向：用户代理沿着一个伸缩容器的主轴配置伸缩项目，主轴是主轴方向的延伸。</w:t>
            </w:r>
          </w:p>
          <w:p>
            <w:pPr>
              <w:pStyle w:val="30"/>
            </w:pPr>
            <w:r>
              <w:rPr>
                <w:rFonts w:hint="eastAsia"/>
              </w:rPr>
              <w:t>主轴起点、主轴终点：伸缩项目的配置从容器的主轴起点边开始，往主轴终点边结束。</w:t>
            </w:r>
          </w:p>
          <w:p>
            <w:pPr>
              <w:pStyle w:val="30"/>
            </w:pPr>
            <w:r>
              <w:rPr>
                <w:rFonts w:hint="eastAsia"/>
              </w:rPr>
              <w:t>主轴长度、主轴长度属性：伸缩项目的在主轴方向的宽度或高度就是项目的主轴长度，伸缩项目的主轴长度属性是width或height属性，由哪一个对着主轴方向决定。</w:t>
            </w:r>
          </w:p>
          <w:p>
            <w:pPr>
              <w:pStyle w:val="30"/>
            </w:pPr>
            <w:r>
              <w:rPr>
                <w:rFonts w:hint="eastAsia"/>
              </w:rPr>
              <w:t>侧轴、侧轴方向：与主轴垂直的轴称作侧轴，是侧轴方向的延伸。</w:t>
            </w:r>
          </w:p>
          <w:p>
            <w:pPr>
              <w:pStyle w:val="30"/>
            </w:pPr>
            <w:r>
              <w:rPr>
                <w:rFonts w:hint="eastAsia"/>
              </w:rPr>
              <w:t>侧轴起点、侧轴终点：填满项目的伸缩行的配置从容器的侧轴起点边开始，往侧轴终点边结束。</w:t>
            </w:r>
          </w:p>
          <w:p>
            <w:pPr>
              <w:pStyle w:val="30"/>
              <w:rPr>
                <w:rFonts w:hint="eastAsia"/>
              </w:rPr>
            </w:pPr>
            <w:r>
              <w:rPr>
                <w:rFonts w:hint="eastAsia"/>
              </w:rPr>
              <w:t>侧轴长度、侧轴长度属性：伸缩项目的在侧轴方向的宽度或高度就是项目的侧轴长度，伸缩项目的侧轴长度属性是「width」或「height」属性，由哪一个对着侧轴方向决定。</w:t>
            </w:r>
          </w:p>
          <w:p>
            <w:pPr>
              <w:pStyle w:val="30"/>
              <w:rPr>
                <w:rFonts w:hint="eastAsia"/>
              </w:rPr>
            </w:pPr>
          </w:p>
          <w:p>
            <w:pPr>
              <w:pStyle w:val="30"/>
              <w:rPr>
                <w:rFonts w:hint="eastAsia" w:eastAsia="宋体"/>
                <w:lang w:val="en-US" w:eastAsia="zh-CN"/>
              </w:rPr>
            </w:pPr>
            <w:r>
              <w:rPr>
                <w:rFonts w:hint="eastAsia"/>
                <w:lang w:val="en-US" w:eastAsia="zh-CN"/>
              </w:rPr>
              <w:t xml:space="preserve">=== </w:t>
            </w:r>
          </w:p>
          <w:p>
            <w:pPr>
              <w:pStyle w:val="30"/>
            </w:pPr>
            <w:r>
              <w:rPr>
                <w:rFonts w:hint="eastAsia"/>
              </w:rPr>
              <w:t>主轴和侧轴</w:t>
            </w:r>
          </w:p>
          <w:p>
            <w:pPr>
              <w:pStyle w:val="30"/>
              <w:rPr>
                <w:rFonts w:hint="eastAsia"/>
              </w:rPr>
            </w:pPr>
            <w:r>
              <w:rPr>
                <w:rFonts w:hint="eastAsia"/>
              </w:rPr>
              <w:t>如果你要想flexbox工作正常，你有些概念必须得清楚，比如说让flexbox正常工作的主轴和侧轴，他们看上去有点像X轴和Y轴，但还是有所差别的。主轴的方向主要是用来确定flex的主方向，所以你子元素要么放置在一行，要么放置在一列。侧轴主要垂直于主轴运行，如下图所示：</w:t>
            </w:r>
          </w:p>
          <w:p>
            <w:pPr>
              <w:pStyle w:val="30"/>
            </w:pPr>
            <w:r>
              <w:drawing>
                <wp:inline distT="0" distB="0" distL="114300" distR="114300">
                  <wp:extent cx="1975485" cy="2025015"/>
                  <wp:effectExtent l="0" t="0" r="5715" b="13335"/>
                  <wp:docPr id="5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5"/>
                          <pic:cNvPicPr>
                            <a:picLocks noChangeAspect="1"/>
                          </pic:cNvPicPr>
                        </pic:nvPicPr>
                        <pic:blipFill>
                          <a:blip r:embed="rId10"/>
                          <a:stretch>
                            <a:fillRect/>
                          </a:stretch>
                        </pic:blipFill>
                        <pic:spPr>
                          <a:xfrm>
                            <a:off x="0" y="0"/>
                            <a:ext cx="1975485" cy="2025015"/>
                          </a:xfrm>
                          <a:prstGeom prst="rect">
                            <a:avLst/>
                          </a:prstGeom>
                          <a:noFill/>
                          <a:ln w="9525">
                            <a:noFill/>
                          </a:ln>
                        </pic:spPr>
                      </pic:pic>
                    </a:graphicData>
                  </a:graphic>
                </wp:inline>
              </w:drawing>
            </w:r>
            <w:r>
              <w:drawing>
                <wp:inline distT="0" distB="0" distL="114300" distR="114300">
                  <wp:extent cx="2795905" cy="1612900"/>
                  <wp:effectExtent l="0" t="0" r="4445" b="6350"/>
                  <wp:docPr id="8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descr="IMG_256"/>
                          <pic:cNvPicPr>
                            <a:picLocks noChangeAspect="1"/>
                          </pic:cNvPicPr>
                        </pic:nvPicPr>
                        <pic:blipFill>
                          <a:blip r:embed="rId11"/>
                          <a:stretch>
                            <a:fillRect/>
                          </a:stretch>
                        </pic:blipFill>
                        <pic:spPr>
                          <a:xfrm>
                            <a:off x="0" y="0"/>
                            <a:ext cx="2795905" cy="1612900"/>
                          </a:xfrm>
                          <a:prstGeom prst="rect">
                            <a:avLst/>
                          </a:prstGeom>
                          <a:noFill/>
                          <a:ln w="9525">
                            <a:noFill/>
                          </a:ln>
                        </pic:spPr>
                      </pic:pic>
                    </a:graphicData>
                  </a:graphic>
                </wp:inline>
              </w:drawing>
            </w:r>
          </w:p>
          <w:p>
            <w:pPr>
              <w:pStyle w:val="30"/>
              <w:rPr>
                <w:rFonts w:hint="eastAsia"/>
              </w:rPr>
            </w:pPr>
          </w:p>
          <w:p>
            <w:pPr>
              <w:jc w:val="center"/>
              <w:rPr>
                <w:rFonts w:hint="eastAsia" w:eastAsia="宋体"/>
                <w:lang w:eastAsia="zh-CN"/>
              </w:rPr>
            </w:pPr>
            <w:r>
              <w:rPr>
                <w:rFonts w:hint="eastAsia"/>
                <w:lang w:eastAsia="zh-CN"/>
              </w:rPr>
              <w:t>【</w:t>
            </w:r>
            <w:r>
              <w:t>根据伸缩项目排列方式不同，主轴和侧轴方向也有所变化</w:t>
            </w:r>
            <w:r>
              <w:rPr>
                <w:rFonts w:hint="eastAsia"/>
                <w:lang w:eastAsia="zh-CN"/>
              </w:rPr>
              <w:t>】</w:t>
            </w:r>
          </w:p>
          <w:p>
            <w:pPr>
              <w:pStyle w:val="30"/>
              <w:ind w:left="0" w:leftChars="0" w:firstLine="0" w:firstLineChars="0"/>
              <w:rPr>
                <w:rFonts w:hint="eastAsia"/>
              </w:rPr>
            </w:pPr>
          </w:p>
          <w:p>
            <w:pPr>
              <w:pStyle w:val="30"/>
              <w:rPr>
                <w:rFonts w:hint="eastAsia" w:eastAsia="宋体"/>
                <w:lang w:val="en-US" w:eastAsia="zh-CN"/>
              </w:rPr>
            </w:pPr>
            <w:r>
              <w:rPr>
                <w:rFonts w:hint="eastAsia"/>
                <w:lang w:val="en-US" w:eastAsia="zh-CN"/>
              </w:rPr>
              <w:t xml:space="preserve">=== </w:t>
            </w:r>
          </w:p>
          <w:p>
            <w:pPr>
              <w:pStyle w:val="30"/>
            </w:pPr>
            <w:r>
              <w:rPr>
                <w:rFonts w:hint="eastAsia"/>
              </w:rPr>
              <w:t>Flex Lines 伸缩行</w:t>
            </w:r>
          </w:p>
          <w:p>
            <w:pPr>
              <w:pStyle w:val="30"/>
              <w:rPr>
                <w:rFonts w:hint="eastAsia"/>
              </w:rPr>
            </w:pPr>
            <w:r>
              <w:rPr>
                <w:rFonts w:hint="eastAsia"/>
              </w:rPr>
              <w:t>伸缩项目沿着伸缩容器内的一个 伸缩行 定位。通常每个伸缩容器只有一个伸缩行。</w:t>
            </w:r>
          </w:p>
          <w:p>
            <w:pPr>
              <w:pStyle w:val="30"/>
              <w:rPr>
                <w:rFonts w:hint="eastAsia"/>
              </w:rPr>
            </w:pPr>
          </w:p>
          <w:p>
            <w:pPr>
              <w:pStyle w:val="30"/>
              <w:rPr>
                <w:rFonts w:hint="eastAsia" w:eastAsia="宋体"/>
                <w:lang w:val="en-US" w:eastAsia="zh-CN"/>
              </w:rPr>
            </w:pPr>
            <w:r>
              <w:rPr>
                <w:rFonts w:hint="eastAsia"/>
                <w:lang w:val="en-US" w:eastAsia="zh-CN"/>
              </w:rPr>
              <w:t xml:space="preserve">=== </w:t>
            </w:r>
          </w:p>
          <w:p>
            <w:pPr>
              <w:pStyle w:val="30"/>
            </w:pPr>
            <w:r>
              <w:rPr>
                <w:rFonts w:hint="eastAsia"/>
              </w:rPr>
              <w:t>The Main Axis and the Cross Axis 主轴和侧轴</w:t>
            </w:r>
          </w:p>
          <w:p>
            <w:pPr>
              <w:pStyle w:val="30"/>
              <w:rPr>
                <w:rFonts w:hint="eastAsia"/>
              </w:rPr>
            </w:pPr>
            <w:r>
              <w:t>为了描述抽象的书写模式，Flexbox 使用</w:t>
            </w:r>
            <w:r>
              <w:rPr>
                <w:rFonts w:hint="eastAsia"/>
              </w:rPr>
              <w:t> 主轴 和 侧轴的概念。伸缩行跟随主轴。侧轴则垂直于主轴。</w:t>
            </w:r>
          </w:p>
          <w:p>
            <w:pPr>
              <w:pStyle w:val="30"/>
              <w:rPr>
                <w:rFonts w:hint="eastAsia"/>
              </w:rPr>
            </w:pPr>
            <w:r>
              <w:rPr>
                <w:rFonts w:hint="eastAsia"/>
              </w:rPr>
              <w:t>在继续了解之前明白主轴和侧轴是至关重要的。Flexbox 中的一切都和这些轴有关。</w:t>
            </w:r>
          </w:p>
          <w:p>
            <w:pPr>
              <w:pStyle w:val="30"/>
              <w:rPr>
                <w:rFonts w:hint="eastAsia"/>
              </w:rPr>
            </w:pPr>
            <w:r>
              <w:rPr>
                <w:rFonts w:hint="eastAsia"/>
              </w:rPr>
              <w:t>在我们所有的例子中，书写模式都是从左至右，从上到下，但是你需要记住并不是所有的 Flexbox 都是这样的。</w:t>
            </w:r>
          </w:p>
          <w:p>
            <w:pPr>
              <w:pStyle w:val="30"/>
              <w:rPr>
                <w:rFonts w:hint="eastAsia"/>
              </w:rPr>
            </w:pPr>
          </w:p>
          <w:p>
            <w:pPr>
              <w:pStyle w:val="30"/>
              <w:rPr>
                <w:rFonts w:hint="eastAsia"/>
                <w:lang w:val="en-US" w:eastAsia="zh-CN"/>
              </w:rPr>
            </w:pPr>
            <w:r>
              <w:rPr>
                <w:rFonts w:hint="eastAsia"/>
                <w:lang w:val="en-US" w:eastAsia="zh-CN"/>
              </w:rPr>
              <w:t xml:space="preserve">=== </w:t>
            </w:r>
          </w:p>
          <w:p>
            <w:pPr>
              <w:pStyle w:val="30"/>
            </w:pPr>
            <w:r>
              <w:rPr>
                <w:rFonts w:hint="eastAsia"/>
              </w:rPr>
              <w:t>Writing Modes 书写模式</w:t>
            </w:r>
          </w:p>
          <w:p>
            <w:pPr>
              <w:pStyle w:val="30"/>
              <w:rPr>
                <w:rFonts w:hint="eastAsia"/>
              </w:rPr>
            </w:pPr>
            <w:r>
              <w:rPr>
                <w:rFonts w:hint="eastAsia"/>
              </w:rPr>
              <w:t>在你设计 Flexbox 时的有一个重要的部分是更改伸缩行的方向。默认情况下，伸缩行和文本方向一致：从左至右，从上往下。</w:t>
            </w:r>
          </w:p>
          <w:p>
            <w:pPr>
              <w:pStyle w:val="30"/>
            </w:pPr>
            <w:r>
              <w:rPr>
                <w:rFonts w:hint="eastAsia"/>
              </w:rPr>
              <w:t>这是 </w:t>
            </w:r>
            <w:r>
              <w:rPr>
                <w:rFonts w:hint="eastAsia"/>
              </w:rPr>
              <w:fldChar w:fldCharType="begin"/>
            </w:r>
            <w:r>
              <w:rPr>
                <w:rFonts w:hint="eastAsia"/>
              </w:rPr>
              <w:instrText xml:space="preserve"> HYPERLINK "http://www.w3.org/TR/css3-writing-modes/" </w:instrText>
            </w:r>
            <w:r>
              <w:rPr>
                <w:rFonts w:hint="eastAsia"/>
              </w:rPr>
              <w:fldChar w:fldCharType="separate"/>
            </w:r>
            <w:r>
              <w:rPr>
                <w:rFonts w:hint="eastAsia"/>
              </w:rPr>
              <w:t>W3C 关于一个名为书写模式的新特性工作草稿</w:t>
            </w:r>
            <w:r>
              <w:rPr>
                <w:rFonts w:hint="eastAsia"/>
              </w:rPr>
              <w:fldChar w:fldCharType="end"/>
            </w:r>
            <w:r>
              <w:rPr>
                <w:rFonts w:hint="eastAsia"/>
              </w:rPr>
              <w:t>。书写模式是一个新的方法，让你可以从右往左写，甚至竖着写，就像你知道的某些语言一样。</w:t>
            </w:r>
          </w:p>
          <w:p>
            <w:pPr>
              <w:pStyle w:val="30"/>
              <w:rPr>
                <w:rFonts w:hint="eastAsia"/>
              </w:rPr>
            </w:pPr>
            <w:r>
              <w:rPr>
                <w:rFonts w:hint="eastAsia"/>
              </w:rPr>
              <w:t>书写模式是一个正在进行的计划，但是 Chrome 已经率先支持了 </w:t>
            </w:r>
            <w:r>
              <w:t>direction</w:t>
            </w:r>
            <w:r>
              <w:rPr>
                <w:rFonts w:hint="eastAsia"/>
              </w:rPr>
              <w:t> CSS 属性。如果我们在上一个例子中设置方向为 </w:t>
            </w:r>
            <w:r>
              <w:rPr>
                <w:rFonts w:hint="default"/>
              </w:rPr>
              <w:t>rtl</w:t>
            </w:r>
            <w:r>
              <w:rPr>
                <w:rFonts w:hint="eastAsia"/>
              </w:rPr>
              <w:t> (从右往左) 那么不仅仅文字会从右往左书写，而且 伸缩行也改变了方向，并更改了页面的布局。</w:t>
            </w:r>
          </w:p>
          <w:p>
            <w:pPr>
              <w:pStyle w:val="30"/>
              <w:rPr>
                <w:rFonts w:hint="eastAsia"/>
                <w:lang w:val="en-US" w:eastAsia="zh-CN"/>
              </w:rPr>
            </w:pPr>
            <w:r>
              <w:t>这也许就是 Flexbox 为什么如此抽象难懂的地方。当你正在制作一个语言不确定的页面时你不能简单的只是说上下左右。</w:t>
            </w:r>
          </w:p>
          <w:p>
            <w:pPr>
              <w:pStyle w:val="30"/>
              <w:rPr>
                <w:rFonts w:hint="eastAsia"/>
              </w:rPr>
            </w:pPr>
          </w:p>
          <w:p>
            <w:pPr>
              <w:pStyle w:val="30"/>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"http://www.w3cplus.com/sites/default/files/styles/print_image/public/blogs/2013/flexbox-guide-7.jpg" \* MERGEFORMATINET </w:instrText>
            </w:r>
            <w:r>
              <w:rPr>
                <w:rFonts w:ascii="宋体" w:hAnsi="宋体" w:eastAsia="宋体" w:cs="宋体"/>
                <w:sz w:val="24"/>
                <w:szCs w:val="24"/>
              </w:rPr>
              <w:fldChar w:fldCharType="separate"/>
            </w:r>
            <w:r>
              <w:rPr>
                <w:rFonts w:ascii="宋体" w:hAnsi="宋体" w:eastAsia="宋体" w:cs="宋体"/>
                <w:sz w:val="24"/>
                <w:szCs w:val="24"/>
              </w:rPr>
              <w:fldChar w:fldCharType="end"/>
            </w:r>
            <w:r>
              <mc:AlternateContent>
                <mc:Choice Requires="wpc">
                  <w:drawing>
                    <wp:inline distT="0" distB="0" distL="114300" distR="114300">
                      <wp:extent cx="5044440" cy="4828540"/>
                      <wp:effectExtent l="4445" t="4445" r="18415" b="5715"/>
                      <wp:docPr id="14" name="画布 14"/>
                      <wp:cNvGraphicFramePr/>
                      <a:graphic xmlns:a="http://schemas.openxmlformats.org/drawingml/2006/main">
                        <a:graphicData uri="http://schemas.microsoft.com/office/word/2010/wordprocessingCanvas">
                          <wpc:wpc>
                            <wpc:bg/>
                            <wpc:whole>
                              <a:ln>
                                <a:solidFill>
                                  <a:schemeClr val="tx2">
                                    <a:lumMod val="60000"/>
                                    <a:lumOff val="40000"/>
                                  </a:schemeClr>
                                </a:solidFill>
                              </a:ln>
                            </wpc:whole>
                            <wps:wsp>
                              <wps:cNvPr id="15" name="矩形 15"/>
                              <wps:cNvSpPr/>
                              <wps:spPr>
                                <a:xfrm>
                                  <a:off x="955675" y="481965"/>
                                  <a:ext cx="3237865" cy="1682115"/>
                                </a:xfrm>
                                <a:prstGeom prst="rect">
                                  <a:avLst/>
                                </a:prstGeom>
                                <a:ln>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 name="肘形连接符 18"/>
                              <wps:cNvCnPr/>
                              <wps:spPr>
                                <a:xfrm>
                                  <a:off x="817880" y="895350"/>
                                  <a:ext cx="3507105" cy="3175"/>
                                </a:xfrm>
                                <a:prstGeom prst="bentConnector3">
                                  <a:avLst>
                                    <a:gd name="adj1" fmla="val 50009"/>
                                  </a:avLst>
                                </a:prstGeom>
                                <a:ln>
                                  <a:prstDash val="sysDash"/>
                                </a:ln>
                              </wps:spPr>
                              <wps:style>
                                <a:lnRef idx="1">
                                  <a:schemeClr val="accent1"/>
                                </a:lnRef>
                                <a:fillRef idx="0">
                                  <a:schemeClr val="accent1"/>
                                </a:fillRef>
                                <a:effectRef idx="0">
                                  <a:schemeClr val="accent1"/>
                                </a:effectRef>
                                <a:fontRef idx="minor">
                                  <a:schemeClr val="tx1"/>
                                </a:fontRef>
                              </wps:style>
                              <wps:bodyPr/>
                            </wps:wsp>
                            <wps:wsp>
                              <wps:cNvPr id="19" name="矩形 19"/>
                              <wps:cNvSpPr/>
                              <wps:spPr>
                                <a:xfrm>
                                  <a:off x="1153795" y="672465"/>
                                  <a:ext cx="381000" cy="452755"/>
                                </a:xfrm>
                                <a:prstGeom prst="rect">
                                  <a:avLst/>
                                </a:prstGeom>
                                <a:noFill/>
                                <a:ln w="6350">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矩形 20"/>
                              <wps:cNvSpPr/>
                              <wps:spPr>
                                <a:xfrm>
                                  <a:off x="2799080" y="679450"/>
                                  <a:ext cx="381000" cy="452755"/>
                                </a:xfrm>
                                <a:prstGeom prst="rect">
                                  <a:avLst/>
                                </a:prstGeom>
                                <a:noFill/>
                                <a:ln w="6350">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矩形 21"/>
                              <wps:cNvSpPr/>
                              <wps:spPr>
                                <a:xfrm>
                                  <a:off x="1713230" y="673100"/>
                                  <a:ext cx="381000" cy="452755"/>
                                </a:xfrm>
                                <a:prstGeom prst="rect">
                                  <a:avLst/>
                                </a:prstGeom>
                                <a:noFill/>
                                <a:ln w="6350">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矩形 22"/>
                              <wps:cNvSpPr/>
                              <wps:spPr>
                                <a:xfrm>
                                  <a:off x="2222500" y="675005"/>
                                  <a:ext cx="381000" cy="452755"/>
                                </a:xfrm>
                                <a:prstGeom prst="rect">
                                  <a:avLst/>
                                </a:prstGeom>
                                <a:noFill/>
                                <a:ln w="6350">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 name="文本框 24"/>
                              <wps:cNvSpPr txBox="1"/>
                              <wps:spPr>
                                <a:xfrm>
                                  <a:off x="868045" y="309245"/>
                                  <a:ext cx="1061720" cy="3575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flex container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 name="文本框 26"/>
                              <wps:cNvSpPr txBox="1"/>
                              <wps:spPr>
                                <a:xfrm>
                                  <a:off x="1036955" y="1870710"/>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flex items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7"/>
                              <wps:cNvSpPr txBox="1"/>
                              <wps:spPr>
                                <a:xfrm>
                                  <a:off x="3843020" y="703580"/>
                                  <a:ext cx="904875" cy="3575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flex line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 name="直接箭头连接符 28"/>
                              <wps:cNvCnPr>
                                <a:stCxn id="19" idx="2"/>
                                <a:endCxn id="26" idx="0"/>
                              </wps:cNvCnPr>
                              <wps:spPr>
                                <a:xfrm>
                                  <a:off x="1344295" y="1125220"/>
                                  <a:ext cx="75565" cy="745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a:stCxn id="20" idx="2"/>
                                <a:endCxn id="26" idx="3"/>
                              </wps:cNvCnPr>
                              <wps:spPr>
                                <a:xfrm flipH="1">
                                  <a:off x="1802130" y="1132205"/>
                                  <a:ext cx="1187450" cy="855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肘形连接符 32"/>
                              <wps:cNvCnPr/>
                              <wps:spPr>
                                <a:xfrm>
                                  <a:off x="327660" y="1334135"/>
                                  <a:ext cx="4624070" cy="3175"/>
                                </a:xfrm>
                                <a:prstGeom prst="bentConnector2">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33" name="肘形连接符 33"/>
                              <wps:cNvCnPr/>
                              <wps:spPr>
                                <a:xfrm rot="5400000">
                                  <a:off x="1329055" y="1415415"/>
                                  <a:ext cx="2408555" cy="3175"/>
                                </a:xfrm>
                                <a:prstGeom prst="bentConnector2">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35" name="文本框 35"/>
                              <wps:cNvSpPr txBox="1"/>
                              <wps:spPr>
                                <a:xfrm>
                                  <a:off x="206375" y="1123315"/>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u w:val="single"/>
                                      </w:rPr>
                                      <w:t>主轴</w:t>
                                    </w:r>
                                    <w:r>
                                      <w:rPr>
                                        <w:rFonts w:hint="eastAsia"/>
                                        <w:u w:val="single"/>
                                        <w:lang w:val="en-US" w:eastAsia="zh-CN"/>
                                      </w:rPr>
                                      <w:t xml:space="preserve"> 起点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 name="文本框 36"/>
                              <wps:cNvSpPr txBox="1"/>
                              <wps:spPr>
                                <a:xfrm>
                                  <a:off x="2472055" y="97790"/>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u w:val="single"/>
                                      </w:rPr>
                                      <w:t>侧轴</w:t>
                                    </w:r>
                                    <w:r>
                                      <w:rPr>
                                        <w:rFonts w:hint="eastAsia"/>
                                        <w:u w:val="single"/>
                                        <w:lang w:val="en-US" w:eastAsia="zh-CN"/>
                                      </w:rPr>
                                      <w:t xml:space="preserve"> 起点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 name="肘形连接符 38"/>
                              <wps:cNvCnPr/>
                              <wps:spPr>
                                <a:xfrm rot="5400000">
                                  <a:off x="1483995" y="1479550"/>
                                  <a:ext cx="2143125"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肘形连接符 39"/>
                              <wps:cNvCnPr/>
                              <wps:spPr>
                                <a:xfrm>
                                  <a:off x="382270" y="1315085"/>
                                  <a:ext cx="4524375"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 name="文本框 40"/>
                              <wps:cNvSpPr txBox="1"/>
                              <wps:spPr>
                                <a:xfrm>
                                  <a:off x="4210685" y="1123950"/>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u w:val="single"/>
                                      </w:rPr>
                                      <w:t>主轴</w:t>
                                    </w:r>
                                    <w:r>
                                      <w:rPr>
                                        <w:rFonts w:hint="eastAsia"/>
                                        <w:u w:val="single"/>
                                        <w:lang w:val="en-US" w:eastAsia="zh-CN"/>
                                      </w:rPr>
                                      <w:t xml:space="preserve"> 终点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 name="文本框 41"/>
                              <wps:cNvSpPr txBox="1"/>
                              <wps:spPr>
                                <a:xfrm>
                                  <a:off x="2494280" y="2252980"/>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u w:val="single"/>
                                      </w:rPr>
                                      <w:t>侧轴</w:t>
                                    </w:r>
                                    <w:r>
                                      <w:rPr>
                                        <w:rFonts w:hint="eastAsia"/>
                                        <w:u w:val="single"/>
                                        <w:lang w:val="en-US" w:eastAsia="zh-CN"/>
                                      </w:rPr>
                                      <w:t xml:space="preserve"> 终点</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54" name="图片 2"/>
                                <pic:cNvPicPr>
                                  <a:picLocks noChangeAspect="1"/>
                                </pic:cNvPicPr>
                              </pic:nvPicPr>
                              <pic:blipFill>
                                <a:blip r:embed="rId12"/>
                                <a:stretch>
                                  <a:fillRect/>
                                </a:stretch>
                              </pic:blipFill>
                              <pic:spPr>
                                <a:xfrm>
                                  <a:off x="33020" y="2943225"/>
                                  <a:ext cx="4966335" cy="1874520"/>
                                </a:xfrm>
                                <a:prstGeom prst="rect">
                                  <a:avLst/>
                                </a:prstGeom>
                                <a:noFill/>
                                <a:ln w="9525">
                                  <a:noFill/>
                                </a:ln>
                              </pic:spPr>
                            </pic:pic>
                          </wpc:wpc>
                        </a:graphicData>
                      </a:graphic>
                    </wp:inline>
                  </w:drawing>
                </mc:Choice>
                <mc:Fallback>
                  <w:pict>
                    <v:group id="_x0000_s1026" o:spid="_x0000_s1026" o:spt="203" style="height:380.2pt;width:397.2pt;" coordsize="5044440,4828540" editas="canvas" o:gfxdata="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">
                      <o:lock v:ext="edit" aspectratio="f"/>
                      <v:shape id="_x0000_s1026" o:spid="_x0000_s1026" style="position:absolute;left:0;top:0;height:4828540;width:5044440;" filled="f" stroked="t" coordsize="21600,21600" o:gfxdata="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">
                        <v:fill on="f" focussize="0,0"/>
                        <v:stroke color="#558ED5 [1951]" joinstyle="round"/>
                        <v:imagedata o:title=""/>
                        <o:lock v:ext="edit" aspectratio="f"/>
                      </v:shape>
                      <v:rect id="_x0000_s1026" o:spid="_x0000_s1026" o:spt="1" style="position:absolute;left:955675;top:481965;height:1682115;width:3237865;v-text-anchor:middle;" fillcolor="#FFFFFF [3201]" filled="t" stroked="t" coordsize="21600,21600" o:gfxdata="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NNtEV1QAAAAUBAAAPAAAAAAAAAAEAIAAAACIAAABkcnMvZG93bnJldi54bWxQSwEC&#10;FAAUAAAACACHTuJAL6Q1MWkCAAC+BAAADgAAAAAAAAABACAAAAAkAQAAZHJzL2Uyb0RvYy54bWxQ&#10;SwUGAAAAAAYABgBZAQAA/wUAAAAA&#10;">
                        <v:fill on="t" focussize="0,0"/>
                        <v:stroke weight="2pt" color="#10243F [1615]" joinstyle="round"/>
                        <v:imagedata o:title=""/>
                        <o:lock v:ext="edit" aspectratio="f"/>
                      </v:rect>
                      <v:shape id="_x0000_s1026" o:spid="_x0000_s1026" o:spt="34" type="#_x0000_t34" style="position:absolute;left:817880;top:895350;height:3175;width:3507105;" filled="f" stroked="t" coordsize="21600,21600" o:gfxdata="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&#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v8SXg1AAAAAUBAAAPAAAAAAAAAAEAIAAAACIAAABk&#10;cnMvZG93bnJldi54bWxQSwECFAAUAAAACACHTuJA2cSviAoCAADNAwAADgAAAAAAAAABACAAAAAj&#10;AQAAZHJzL2Uyb0RvYy54bWxQSwUGAAAAAAYABgBZAQAAnwUAAAAA&#10;" adj="10802">
                        <v:fill on="f" focussize="0,0"/>
                        <v:stroke color="#4A7EBB [3204]" joinstyle="round" dashstyle="3 1"/>
                        <v:imagedata o:title=""/>
                        <o:lock v:ext="edit" aspectratio="f"/>
                      </v:shape>
                      <v:rect id="_x0000_s1026" o:spid="_x0000_s1026" o:spt="1" style="position:absolute;left:1153795;top:672465;height:452755;width:381000;v-text-anchor:middle;" filled="f" stroked="t" coordsize="21600,21600" o:gfxdata="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uF&#10;aLjUAAAABQEAAA8AAAAAAAAAAQAgAAAAIgAAAGRycy9kb3ducmV2LnhtbFBLAQIUABQAAAAIAIdO&#10;4kA+KLiYYAIAAJMEAAAOAAAAAAAAAAEAIAAAACMBAABkcnMvZTJvRG9jLnhtbFBLBQYAAAAABgAG&#10;AFkBAAD1BQAAAAA=&#10;">
                        <v:fill on="f" focussize="0,0"/>
                        <v:stroke weight="0.5pt" color="#10243F [1615]" joinstyle="round"/>
                        <v:imagedata o:title=""/>
                        <o:lock v:ext="edit" aspectratio="f"/>
                      </v:rect>
                      <v:rect id="_x0000_s1026" o:spid="_x0000_s1026" o:spt="1" style="position:absolute;left:2799080;top:679450;height:452755;width:381000;v-text-anchor:middle;" filled="f" stroked="t" coordsize="21600,21600" o:gfxdata="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uFaLjU&#10;AAAABQEAAA8AAAAAAAAAAQAgAAAAIgAAAGRycy9kb3ducmV2LnhtbFBLAQIUABQAAAAIAIdO4kCO&#10;4a/9XQIAAJMEAAAOAAAAAAAAAAEAIAAAACMBAABkcnMvZTJvRG9jLnhtbFBLBQYAAAAABgAGAFkB&#10;AADyBQAAAAA=&#10;">
                        <v:fill on="f" focussize="0,0"/>
                        <v:stroke weight="0.5pt" color="#10243F [1615]" joinstyle="round"/>
                        <v:imagedata o:title=""/>
                        <o:lock v:ext="edit" aspectratio="f"/>
                      </v:rect>
                      <v:rect id="_x0000_s1026" o:spid="_x0000_s1026" o:spt="1" style="position:absolute;left:1713230;top:673100;height:452755;width:381000;v-text-anchor:middle;" filled="f" stroked="t" coordsize="21600,21600" o:gfxdata="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C4VouNQA&#10;AAAFAQAADwAAAAAAAAABACAAAAAiAAAAZHJzL2Rvd25yZXYueG1sUEsBAhQAFAAAAAgAh07iQL+q&#10;RhJcAgAAkwQAAA4AAAAAAAAAAQAgAAAAIwEAAGRycy9lMm9Eb2MueG1sUEsFBgAAAAAGAAYAWQEA&#10;APEFAAAAAA==&#10;">
                        <v:fill on="f" focussize="0,0"/>
                        <v:stroke weight="0.5pt" color="#10243F [1615]" joinstyle="round"/>
                        <v:imagedata o:title=""/>
                        <o:lock v:ext="edit" aspectratio="f"/>
                      </v:rect>
                      <v:rect id="_x0000_s1026" o:spid="_x0000_s1026" o:spt="1" style="position:absolute;left:2222500;top:675005;height:452755;width:381000;v-text-anchor:middle;" filled="f" stroked="t" coordsize="21600,21600" o:gfxdata="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uFaLjUAAAA&#10;BQEAAA8AAAAAAAAAAQAgAAAAIgAAAGRycy9kb3ducmV2LnhtbFBLAQIUABQAAAAIAIdO4kBDcIuw&#10;WgIAAJMEAAAOAAAAAAAAAAEAIAAAACMBAABkcnMvZTJvRG9jLnhtbFBLBQYAAAAABgAGAFkBAADv&#10;BQAAAAA=&#10;">
                        <v:fill on="f" focussize="0,0"/>
                        <v:stroke weight="0.5pt" color="#10243F [1615]" joinstyle="round"/>
                        <v:imagedata o:title=""/>
                        <o:lock v:ext="edit" aspectratio="f"/>
                      </v:rect>
                      <v:shape id="_x0000_s1026" o:spid="_x0000_s1026" o:spt="202" type="#_x0000_t202" style="position:absolute;left:868045;top:309245;height:357505;width:1061720;"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bOCkNcAAAAFAQAADwAAAAAAAAABACAAAAAiAAAAZHJzL2Rvd25yZXYueG1sUEsBAhQAFAAA&#10;AAgAh07iQINZSxIpAgAAJAQAAA4AAAAAAAAAAQAgAAAAJgEAAGRycy9lMm9Eb2MueG1sUEsFBgAA&#10;AAAGAAYAWQEAAMEFAAAAAA==&#10;">
                        <v:fill on="f" focussize="0,0"/>
                        <v:stroke on="f" weight="0.5pt"/>
                        <v:imagedata o:title=""/>
                        <o:lock v:ext="edit" aspectratio="f"/>
                        <v:textbox>
                          <w:txbxContent>
                            <w:p>
                              <w:pPr>
                                <w:rPr>
                                  <w:rFonts w:hint="eastAsia" w:eastAsia="宋体"/>
                                  <w:lang w:val="en-US" w:eastAsia="zh-CN"/>
                                </w:rPr>
                              </w:pPr>
                              <w:r>
                                <w:rPr>
                                  <w:rFonts w:hint="eastAsia"/>
                                  <w:lang w:val="en-US" w:eastAsia="zh-CN"/>
                                </w:rPr>
                                <w:t>flex container</w:t>
                              </w:r>
                            </w:p>
                          </w:txbxContent>
                        </v:textbox>
                      </v:shape>
                      <v:shape id="_x0000_s1026" o:spid="_x0000_s1026" o:spt="202" type="#_x0000_t202" style="position:absolute;left:1036955;top:1870710;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WzgpDXAAAABQEAAA8AAAAAAAAAAQAgAAAAIgAAAGRycy9kb3ducmV2LnhtbFBLAQIUABQA&#10;AAAIAIdO4kCsEn62KgIAACUEAAAOAAAAAAAAAAEAIAAAACYBAABkcnMvZTJvRG9jLnhtbFBLBQYA&#10;AAAABgAGAFkBAADCBQAAAAA=&#10;">
                        <v:fill on="f" focussize="0,0"/>
                        <v:stroke on="f" weight="0.5pt"/>
                        <v:imagedata o:title=""/>
                        <o:lock v:ext="edit" aspectratio="f"/>
                        <v:textbox>
                          <w:txbxContent>
                            <w:p>
                              <w:pPr>
                                <w:rPr>
                                  <w:rFonts w:hint="eastAsia" w:eastAsia="宋体"/>
                                  <w:lang w:val="en-US" w:eastAsia="zh-CN"/>
                                </w:rPr>
                              </w:pPr>
                              <w:r>
                                <w:rPr>
                                  <w:rFonts w:hint="eastAsia"/>
                                  <w:lang w:val="en-US" w:eastAsia="zh-CN"/>
                                </w:rPr>
                                <w:t>flex items</w:t>
                              </w:r>
                            </w:p>
                          </w:txbxContent>
                        </v:textbox>
                      </v:shape>
                      <v:shape id="_x0000_s1026" o:spid="_x0000_s1026" o:spt="202" type="#_x0000_t202" style="position:absolute;left:3843020;top:703580;height:357505;width:9048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s4KQ1wAAAAUBAAAPAAAAAAAAAAEAIAAAACIAAABkcnMvZG93bnJldi54bWxQSwECFAAU&#10;AAAACACHTuJAOZPNtSsCAAAkBAAADgAAAAAAAAABACAAAAAmAQAAZHJzL2Uyb0RvYy54bWxQSwUG&#10;AAAAAAYABgBZAQAAwwUAAAAA&#10;">
                        <v:fill on="f" focussize="0,0"/>
                        <v:stroke on="f" weight="0.5pt"/>
                        <v:imagedata o:title=""/>
                        <o:lock v:ext="edit" aspectratio="f"/>
                        <v:textbox>
                          <w:txbxContent>
                            <w:p>
                              <w:pPr>
                                <w:rPr>
                                  <w:rFonts w:hint="eastAsia" w:eastAsia="宋体"/>
                                  <w:lang w:val="en-US" w:eastAsia="zh-CN"/>
                                </w:rPr>
                              </w:pPr>
                              <w:r>
                                <w:rPr>
                                  <w:rFonts w:hint="eastAsia"/>
                                  <w:lang w:val="en-US" w:eastAsia="zh-CN"/>
                                </w:rPr>
                                <w:t>flex line</w:t>
                              </w:r>
                            </w:p>
                          </w:txbxContent>
                        </v:textbox>
                      </v:shape>
                      <v:shape id="_x0000_s1026" o:spid="_x0000_s1026" o:spt="32" type="#_x0000_t32" style="position:absolute;left:1344295;top:1125220;height:745490;width:75565;" filled="f" stroked="t" coordsize="21600,21600" o:gfxdata="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o8S1&#10;qdYAAAAFAQAADwAAAAAAAAABACAAAAAiAAAAZHJzL2Rvd25yZXYueG1sUEsBAhQAFAAAAAgAh07i&#10;QDe3lmokAgAABQQAAA4AAAAAAAAAAQAgAAAAJQEAAGRycy9lMm9Eb2MueG1sUEsFBgAAAAAGAAYA&#10;WQEAALsFAAAAAA==&#10;">
                        <v:fill on="f" focussize="0,0"/>
                        <v:stroke color="#4A7EBB [3204]" joinstyle="round" endarrow="open"/>
                        <v:imagedata o:title=""/>
                        <o:lock v:ext="edit" aspectratio="f"/>
                      </v:shape>
                      <v:shape id="_x0000_s1026" o:spid="_x0000_s1026" o:spt="32" type="#_x0000_t32" style="position:absolute;left:1802130;top:1132205;flip:x;height:855980;width:1187450;" filled="f" stroked="t" coordsize="21600,21600" o:gfxdata="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ZFbMdcAAAAFAQAADwAAAAAAAAABACAAAAAiAAAAZHJzL2Rvd25yZXYueG1sUEsB&#10;AhQAFAAAAAgAh07iQEkRFrwvAgAAEQQAAA4AAAAAAAAAAQAgAAAAJgEAAGRycy9lMm9Eb2MueG1s&#10;UEsFBgAAAAAGAAYAWQEAAMcFAAAAAA==&#10;">
                        <v:fill on="f" focussize="0,0"/>
                        <v:stroke color="#4A7EBB [3204]" joinstyle="round" endarrow="open"/>
                        <v:imagedata o:title=""/>
                        <o:lock v:ext="edit" aspectratio="f"/>
                      </v:shape>
                      <v:shape id="_x0000_s1026" o:spid="_x0000_s1026" o:spt="33" type="#_x0000_t33" style="position:absolute;left:327660;top:1334135;height:3175;width:4624070;" filled="f" stroked="t" coordsize="21600,21600" o:gfxdata="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cu0cXTAAAABQEAAA8AAAAAAAAAAQAgAAAAIgAAAGRycy9kb3ducmV2LnhtbFBLAQIUABQA&#10;AAAIAIdO4kCfreD89QEAAJ8DAAAOAAAAAAAAAAEAIAAAACIBAABkcnMvZTJvRG9jLnhtbFBLBQYA&#10;AAAABgAGAFkBAACJBQAAAAA=&#10;">
                        <v:fill on="f" focussize="0,0"/>
                        <v:stroke weight="2.25pt" color="#4A7EBB [3204]" joinstyle="round" dashstyle="dash"/>
                        <v:imagedata o:title=""/>
                        <o:lock v:ext="edit" aspectratio="f"/>
                      </v:shape>
                      <v:shape id="_x0000_s1026" o:spid="_x0000_s1026" o:spt="33" type="#_x0000_t33" style="position:absolute;left:1329055;top:1415415;height:3175;width:2408555;rotation:5898240f;" filled="f" stroked="t" coordsize="21600,21600" o:gfxdata="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krH1HWAAAABQEAAA8AAAAAAAAAAQAgAAAAIgAAAGRycy9kb3ducmV2&#10;LnhtbFBLAQIUABQAAAAIAIdO4kBk1AGA/gEAAK4DAAAOAAAAAAAAAAEAIAAAACUBAABkcnMvZTJv&#10;RG9jLnhtbFBLBQYAAAAABgAGAFkBAACVBQAAAAA=&#10;">
                        <v:fill on="f" focussize="0,0"/>
                        <v:stroke weight="2.25pt" color="#4A7EBB [3204]" joinstyle="round" dashstyle="dash"/>
                        <v:imagedata o:title=""/>
                        <o:lock v:ext="edit" aspectratio="f"/>
                      </v:shape>
                      <v:shape id="_x0000_s1026" o:spid="_x0000_s1026" o:spt="202" type="#_x0000_t202" style="position:absolute;left:206375;top:1123315;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bOCkNcAAAAFAQAADwAAAAAAAAABACAAAAAiAAAAZHJzL2Rvd25yZXYueG1sUEsBAhQAFAAA&#10;AAgAh07iQDws2bspAgAAJAQAAA4AAAAAAAAAAQAgAAAAJgEAAGRycy9lMm9Eb2MueG1sUEsFBgAA&#10;AAAGAAYAWQEAAMEFAAAAAA==&#10;">
                        <v:fill on="f" focussize="0,0"/>
                        <v:stroke on="f" weight="0.5pt"/>
                        <v:imagedata o:title=""/>
                        <o:lock v:ext="edit" aspectratio="f"/>
                        <v:textbox>
                          <w:txbxContent>
                            <w:p>
                              <w:pPr>
                                <w:rPr>
                                  <w:rFonts w:hint="eastAsia" w:eastAsia="宋体"/>
                                  <w:lang w:val="en-US" w:eastAsia="zh-CN"/>
                                </w:rPr>
                              </w:pPr>
                              <w:r>
                                <w:rPr>
                                  <w:rFonts w:hint="eastAsia"/>
                                  <w:u w:val="single"/>
                                </w:rPr>
                                <w:t>主轴</w:t>
                              </w:r>
                              <w:r>
                                <w:rPr>
                                  <w:rFonts w:hint="eastAsia"/>
                                  <w:u w:val="single"/>
                                  <w:lang w:val="en-US" w:eastAsia="zh-CN"/>
                                </w:rPr>
                                <w:t xml:space="preserve"> 起点</w:t>
                              </w:r>
                            </w:p>
                          </w:txbxContent>
                        </v:textbox>
                      </v:shape>
                      <v:shape id="_x0000_s1026" o:spid="_x0000_s1026" o:spt="202" type="#_x0000_t202" style="position:absolute;left:2472055;top:97790;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Fs4KQ1wAAAAUBAAAPAAAAAAAAAAEAIAAAACIAAABkcnMvZG93bnJldi54bWxQSwECFAAUAAAA&#10;CACHTuJAFdi6eSgCAAAjBAAADgAAAAAAAAABACAAAAAmAQAAZHJzL2Uyb0RvYy54bWxQSwUGAAAA&#10;AAYABgBZAQAAwAUAAAAA&#10;">
                        <v:fill on="f" focussize="0,0"/>
                        <v:stroke on="f" weight="0.5pt"/>
                        <v:imagedata o:title=""/>
                        <o:lock v:ext="edit" aspectratio="f"/>
                        <v:textbox>
                          <w:txbxContent>
                            <w:p>
                              <w:pPr>
                                <w:rPr>
                                  <w:rFonts w:hint="eastAsia" w:eastAsia="宋体"/>
                                  <w:lang w:val="en-US" w:eastAsia="zh-CN"/>
                                </w:rPr>
                              </w:pPr>
                              <w:r>
                                <w:rPr>
                                  <w:rFonts w:hint="eastAsia"/>
                                  <w:u w:val="single"/>
                                </w:rPr>
                                <w:t>侧轴</w:t>
                              </w:r>
                              <w:r>
                                <w:rPr>
                                  <w:rFonts w:hint="eastAsia"/>
                                  <w:u w:val="single"/>
                                  <w:lang w:val="en-US" w:eastAsia="zh-CN"/>
                                </w:rPr>
                                <w:t xml:space="preserve"> 起点</w:t>
                              </w:r>
                            </w:p>
                          </w:txbxContent>
                        </v:textbox>
                      </v:shape>
                      <v:shape id="_x0000_s1026" o:spid="_x0000_s1026" o:spt="33" type="#_x0000_t33" style="position:absolute;left:1483995;top:1479550;height:3175;width:2143125;rotation:5898240f;" filled="f" stroked="t" coordsize="21600,21600" o:gfxdata="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qEk351QAAAAUBAAAPAAAAAAAAAAEAIAAAACIA&#10;AABkcnMvZG93bnJldi54bWxQSwECFAAUAAAACACHTuJAqcu+UgwCAADHAwAADgAAAAAAAAABACAA&#10;AAAkAQAAZHJzL2Uyb0RvYy54bWxQSwUGAAAAAAYABgBZAQAAogUAAAAA&#10;">
                        <v:fill on="f" focussize="0,0"/>
                        <v:stroke color="#4A7EBB [3204]" joinstyle="round" endarrow="open"/>
                        <v:imagedata o:title=""/>
                        <o:lock v:ext="edit" aspectratio="f"/>
                      </v:shape>
                      <v:shape id="_x0000_s1026" o:spid="_x0000_s1026" o:spt="33" type="#_x0000_t33" style="position:absolute;left:382270;top:1315085;height:3175;width:4524375;" filled="f" stroked="t" coordsize="21600,21600" o:gfxdata="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a/H8dQAAAAFAQAADwAAAAAAAAABACAAAAAiAAAAZHJzL2Rv&#10;d25yZXYueG1sUEsBAhQAFAAAAAgAh07iQFJ8j9IFAgAAuAMAAA4AAAAAAAAAAQAgAAAAIwEAAGRy&#10;cy9lMm9Eb2MueG1sUEsFBgAAAAAGAAYAWQEAAJoFAAAAAA==&#10;">
                        <v:fill on="f" focussize="0,0"/>
                        <v:stroke color="#4A7EBB [3204]" joinstyle="round" endarrow="open"/>
                        <v:imagedata o:title=""/>
                        <o:lock v:ext="edit" aspectratio="f"/>
                      </v:shape>
                      <v:shape id="_x0000_s1026" o:spid="_x0000_s1026" o:spt="202" type="#_x0000_t202" style="position:absolute;left:4210685;top:1123950;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Fs4KQ1wAAAAUBAAAPAAAAAAAAAAEAIAAAACIAAABkcnMvZG93bnJldi54bWxQSwECFAAUAAAA&#10;CACHTuJATUypHSgCAAAlBAAADgAAAAAAAAABACAAAAAmAQAAZHJzL2Uyb0RvYy54bWxQSwUGAAAA&#10;AAYABgBZAQAAwAUAAAAA&#10;">
                        <v:fill on="f" focussize="0,0"/>
                        <v:stroke on="f" weight="0.5pt"/>
                        <v:imagedata o:title=""/>
                        <o:lock v:ext="edit" aspectratio="f"/>
                        <v:textbox>
                          <w:txbxContent>
                            <w:p>
                              <w:pPr>
                                <w:rPr>
                                  <w:rFonts w:hint="eastAsia" w:eastAsia="宋体"/>
                                  <w:lang w:val="en-US" w:eastAsia="zh-CN"/>
                                </w:rPr>
                              </w:pPr>
                              <w:r>
                                <w:rPr>
                                  <w:rFonts w:hint="eastAsia"/>
                                  <w:u w:val="single"/>
                                </w:rPr>
                                <w:t>主轴</w:t>
                              </w:r>
                              <w:r>
                                <w:rPr>
                                  <w:rFonts w:hint="eastAsia"/>
                                  <w:u w:val="single"/>
                                  <w:lang w:val="en-US" w:eastAsia="zh-CN"/>
                                </w:rPr>
                                <w:t xml:space="preserve"> 终点</w:t>
                              </w:r>
                            </w:p>
                          </w:txbxContent>
                        </v:textbox>
                      </v:shape>
                      <v:shape id="_x0000_s1026" o:spid="_x0000_s1026" o:spt="202" type="#_x0000_t202" style="position:absolute;left:2494280;top:2252980;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WzgpDXAAAABQEAAA8AAAAAAAAAAQAgAAAAIgAAAGRycy9kb3ducmV2LnhtbFBLAQIUABQA&#10;AAAIAIdO4kAEfcydKgIAACUEAAAOAAAAAAAAAAEAIAAAACYBAABkcnMvZTJvRG9jLnhtbFBLBQYA&#10;AAAABgAGAFkBAADCBQAAAAA=&#10;">
                        <v:fill on="f" focussize="0,0"/>
                        <v:stroke on="f" weight="0.5pt"/>
                        <v:imagedata o:title=""/>
                        <o:lock v:ext="edit" aspectratio="f"/>
                        <v:textbox>
                          <w:txbxContent>
                            <w:p>
                              <w:pPr>
                                <w:rPr>
                                  <w:rFonts w:hint="eastAsia" w:eastAsia="宋体"/>
                                  <w:lang w:val="en-US" w:eastAsia="zh-CN"/>
                                </w:rPr>
                              </w:pPr>
                              <w:r>
                                <w:rPr>
                                  <w:rFonts w:hint="eastAsia"/>
                                  <w:u w:val="single"/>
                                </w:rPr>
                                <w:t>侧轴</w:t>
                              </w:r>
                              <w:r>
                                <w:rPr>
                                  <w:rFonts w:hint="eastAsia"/>
                                  <w:u w:val="single"/>
                                  <w:lang w:val="en-US" w:eastAsia="zh-CN"/>
                                </w:rPr>
                                <w:t xml:space="preserve"> 终点</w:t>
                              </w:r>
                            </w:p>
                          </w:txbxContent>
                        </v:textbox>
                      </v:shape>
                      <v:shape id="图片 2" o:spid="_x0000_s1026" o:spt="75" type="#_x0000_t75" style="position:absolute;left:33020;top:2943225;height:1874520;width:4966335;" filled="f" o:preferrelative="t" stroked="f" coordsize="21600,21600" o:gfxdata="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">
                        <v:fill on="f" focussize="0,0"/>
                        <v:stroke on="f"/>
                        <v:imagedata r:id="rId12" o:title=""/>
                        <o:lock v:ext="edit" aspectratio="t"/>
                      </v:shape>
                      <w10:wrap type="none"/>
                      <w10:anchorlock/>
                    </v:group>
                  </w:pict>
                </mc:Fallback>
              </mc:AlternateContent>
            </w:r>
          </w:p>
          <w:p>
            <w:pPr>
              <w:pStyle w:val="30"/>
              <w:rPr>
                <w:rFonts w:hint="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lang w:val="en-US" w:eastAsia="zh-CN"/>
              </w:rPr>
            </w:pPr>
            <w:r>
              <w:rPr>
                <w:rFonts w:hint="eastAsia"/>
                <w:lang w:val="en-US" w:eastAsia="zh-CN"/>
              </w:rPr>
              <w:t>属性值</w:t>
            </w:r>
          </w:p>
        </w:tc>
        <w:tc>
          <w:tcPr>
            <w:tcW w:w="1606" w:type="dxa"/>
            <w:shd w:val="clear" w:color="auto" w:fill="FFFFFF"/>
            <w:vAlign w:val="center"/>
          </w:tcPr>
          <w:p>
            <w:pPr>
              <w:ind w:firstLine="0" w:firstLineChars="0"/>
            </w:pPr>
            <w:r>
              <w:rPr>
                <w:rFonts w:hint="default"/>
                <w:lang w:val="en-US" w:eastAsia="zh-CN"/>
              </w:rPr>
              <w:t>属性</w:t>
            </w:r>
          </w:p>
        </w:tc>
        <w:tc>
          <w:tcPr>
            <w:tcW w:w="3682" w:type="dxa"/>
            <w:shd w:val="clear" w:color="auto" w:fill="FFFFFF"/>
            <w:vAlign w:val="center"/>
          </w:tcPr>
          <w:p>
            <w:pPr>
              <w:ind w:firstLine="0" w:firstLineChars="0"/>
            </w:pPr>
            <w:r>
              <w:rPr>
                <w:rFonts w:hint="default"/>
                <w:lang w:val="en-US" w:eastAsia="zh-CN"/>
              </w:rPr>
              <w:t>属性值</w:t>
            </w:r>
          </w:p>
        </w:tc>
        <w:tc>
          <w:tcPr>
            <w:tcW w:w="1423" w:type="dxa"/>
            <w:shd w:val="clear" w:color="auto" w:fill="FFFFFF"/>
            <w:vAlign w:val="center"/>
          </w:tcPr>
          <w:p>
            <w:pPr>
              <w:ind w:firstLine="0" w:firstLineChars="0"/>
            </w:pPr>
            <w:r>
              <w:rPr>
                <w:rFonts w:hint="default"/>
                <w:lang w:val="en-US" w:eastAsia="zh-CN"/>
              </w:rPr>
              <w:t>初始值</w:t>
            </w:r>
          </w:p>
        </w:tc>
        <w:tc>
          <w:tcPr>
            <w:tcW w:w="2238" w:type="dxa"/>
            <w:shd w:val="clear" w:color="auto" w:fill="FFFFFF"/>
            <w:vAlign w:val="center"/>
          </w:tcPr>
          <w:p>
            <w:pPr>
              <w:ind w:firstLine="0" w:firstLineChars="0"/>
            </w:pPr>
            <w:r>
              <w:rPr>
                <w:rFonts w:hint="default"/>
                <w:lang w:val="en-US" w:eastAsia="zh-CN"/>
              </w:rPr>
              <w:t>适用于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"https://www.w3.org/html/ig/zh/wiki/Css3-flexbox/zh-hans" \l "justify-content" </w:instrText>
            </w:r>
            <w:r>
              <w:rPr>
                <w:rFonts w:hint="default"/>
                <w:lang w:val="en-US" w:eastAsia="zh-CN"/>
              </w:rPr>
              <w:fldChar w:fldCharType="separate"/>
            </w:r>
            <w:r>
              <w:rPr>
                <w:rFonts w:hint="default"/>
              </w:rPr>
              <w:t>justify-content</w:t>
            </w:r>
            <w:r>
              <w:rPr>
                <w:rFonts w:hint="default"/>
                <w:lang w:val="en-US" w:eastAsia="zh-CN"/>
              </w:rPr>
              <w:fldChar w:fldCharType="end"/>
            </w:r>
          </w:p>
        </w:tc>
        <w:tc>
          <w:tcPr>
            <w:tcW w:w="3682" w:type="dxa"/>
            <w:shd w:val="clear" w:color="auto" w:fill="FFFFFF"/>
            <w:vAlign w:val="center"/>
          </w:tcPr>
          <w:p>
            <w:pPr>
              <w:ind w:firstLine="0" w:firstLineChars="0"/>
              <w:rPr>
                <w:rFonts w:hint="default"/>
              </w:rPr>
            </w:pPr>
            <w:r>
              <w:rPr>
                <w:rFonts w:hint="default"/>
              </w:rPr>
              <w:t xml:space="preserve">flex-start | flex-end | </w:t>
            </w:r>
          </w:p>
          <w:p>
            <w:pPr>
              <w:ind w:firstLine="0" w:firstLineChars="0"/>
              <w:rPr>
                <w:rFonts w:hint="default"/>
              </w:rPr>
            </w:pPr>
            <w:r>
              <w:rPr>
                <w:rFonts w:hint="default"/>
              </w:rPr>
              <w:t xml:space="preserve">center | </w:t>
            </w:r>
          </w:p>
          <w:p>
            <w:pPr>
              <w:ind w:firstLine="0" w:firstLineChars="0"/>
              <w:rPr>
                <w:rFonts w:hint="default"/>
                <w:lang w:val="en-US" w:eastAsia="zh-CN"/>
              </w:rPr>
            </w:pPr>
            <w:r>
              <w:rPr>
                <w:rFonts w:hint="default"/>
              </w:rPr>
              <w:t>space-between | space-around</w:t>
            </w:r>
          </w:p>
        </w:tc>
        <w:tc>
          <w:tcPr>
            <w:tcW w:w="1423" w:type="dxa"/>
            <w:shd w:val="clear" w:color="auto" w:fill="FFFFFF"/>
            <w:vAlign w:val="center"/>
          </w:tcPr>
          <w:p>
            <w:pPr>
              <w:ind w:firstLine="0" w:firstLineChars="0"/>
              <w:rPr>
                <w:rFonts w:hint="default"/>
                <w:lang w:val="en-US" w:eastAsia="zh-CN"/>
              </w:rPr>
            </w:pPr>
            <w:r>
              <w:rPr>
                <w:rFonts w:hint="default"/>
                <w:lang w:val="en-US" w:eastAsia="zh-CN"/>
              </w:rPr>
              <w:t>flex-start</w:t>
            </w:r>
          </w:p>
        </w:tc>
        <w:tc>
          <w:tcPr>
            <w:tcW w:w="2238" w:type="dxa"/>
            <w:vMerge w:val="restart"/>
            <w:shd w:val="clear" w:color="auto" w:fill="FFFFFF"/>
            <w:vAlign w:val="center"/>
          </w:tcPr>
          <w:p>
            <w:pPr>
              <w:ind w:firstLine="0" w:firstLineChars="0"/>
              <w:rPr>
                <w:rFonts w:hint="default"/>
                <w:lang w:val="en-US" w:eastAsia="zh-CN"/>
              </w:rPr>
            </w:pPr>
            <w:r>
              <w:rPr>
                <w:rFonts w:hint="default"/>
                <w:lang w:val="en-US" w:eastAsia="zh-CN"/>
              </w:rPr>
              <w:t>flex containers</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"https://www.w3.org/html/ig/zh/wiki/Css3-flexbox/zh-hans" \l "align-items" </w:instrText>
            </w:r>
            <w:r>
              <w:rPr>
                <w:rFonts w:hint="default"/>
                <w:lang w:val="en-US" w:eastAsia="zh-CN"/>
              </w:rPr>
              <w:fldChar w:fldCharType="separate"/>
            </w:r>
            <w:r>
              <w:rPr>
                <w:rFonts w:hint="default"/>
              </w:rPr>
              <w:t>align-items</w:t>
            </w:r>
            <w:r>
              <w:rPr>
                <w:rFonts w:hint="default"/>
                <w:lang w:val="en-US" w:eastAsia="zh-CN"/>
              </w:rPr>
              <w:fldChar w:fldCharType="end"/>
            </w:r>
          </w:p>
        </w:tc>
        <w:tc>
          <w:tcPr>
            <w:tcW w:w="3682" w:type="dxa"/>
            <w:shd w:val="clear" w:color="auto" w:fill="FFFFFF"/>
            <w:vAlign w:val="center"/>
          </w:tcPr>
          <w:p>
            <w:pPr>
              <w:ind w:firstLine="0" w:firstLineChars="0"/>
              <w:rPr>
                <w:rFonts w:hint="default"/>
                <w:lang w:val="en-US" w:eastAsia="zh-CN"/>
              </w:rPr>
            </w:pPr>
            <w:r>
              <w:rPr>
                <w:rFonts w:hint="default"/>
                <w:lang w:val="en-US" w:eastAsia="zh-CN"/>
              </w:rPr>
              <w:t xml:space="preserve">flex-start | flex-end | </w:t>
            </w:r>
          </w:p>
          <w:p>
            <w:pPr>
              <w:ind w:firstLine="0" w:firstLineChars="0"/>
              <w:rPr>
                <w:rFonts w:hint="default"/>
                <w:lang w:val="en-US" w:eastAsia="zh-CN"/>
              </w:rPr>
            </w:pPr>
            <w:r>
              <w:rPr>
                <w:rFonts w:hint="default"/>
                <w:lang w:val="en-US" w:eastAsia="zh-CN"/>
              </w:rPr>
              <w:t xml:space="preserve">center | </w:t>
            </w:r>
          </w:p>
          <w:p>
            <w:pPr>
              <w:ind w:firstLine="0" w:firstLineChars="0"/>
              <w:rPr>
                <w:rFonts w:hint="default"/>
                <w:lang w:val="en-US" w:eastAsia="zh-CN"/>
              </w:rPr>
            </w:pPr>
            <w:r>
              <w:rPr>
                <w:rFonts w:hint="default"/>
                <w:lang w:val="en-US" w:eastAsia="zh-CN"/>
              </w:rPr>
              <w:t xml:space="preserve">baseline | </w:t>
            </w:r>
          </w:p>
          <w:p>
            <w:pPr>
              <w:ind w:firstLine="0" w:firstLineChars="0"/>
              <w:rPr>
                <w:rFonts w:hint="default"/>
              </w:rPr>
            </w:pPr>
            <w:r>
              <w:rPr>
                <w:rFonts w:hint="default"/>
                <w:lang w:val="en-US" w:eastAsia="zh-CN"/>
              </w:rPr>
              <w:t>stretch</w:t>
            </w:r>
          </w:p>
        </w:tc>
        <w:tc>
          <w:tcPr>
            <w:tcW w:w="1423" w:type="dxa"/>
            <w:shd w:val="clear" w:color="auto" w:fill="FFFFFF"/>
            <w:vAlign w:val="center"/>
          </w:tcPr>
          <w:p>
            <w:pPr>
              <w:ind w:firstLine="0" w:firstLineChars="0"/>
              <w:rPr>
                <w:rFonts w:hint="default"/>
                <w:lang w:val="en-US" w:eastAsia="zh-CN"/>
              </w:rPr>
            </w:pPr>
            <w:r>
              <w:rPr>
                <w:rFonts w:hint="default"/>
                <w:lang w:val="en-US" w:eastAsia="zh-CN"/>
              </w:rPr>
              <w:t>stretch</w:t>
            </w:r>
          </w:p>
        </w:tc>
        <w:tc>
          <w:tcPr>
            <w:tcW w:w="2238" w:type="dxa"/>
            <w:vMerge w:val="continue"/>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"https://www.w3.org/html/ig/zh/wiki/Css3-flexbox/zh-hans" \l "flex-flow" </w:instrText>
            </w:r>
            <w:r>
              <w:rPr>
                <w:rFonts w:hint="default"/>
                <w:lang w:val="en-US" w:eastAsia="zh-CN"/>
              </w:rPr>
              <w:fldChar w:fldCharType="separate"/>
            </w:r>
            <w:r>
              <w:rPr>
                <w:rFonts w:hint="default"/>
              </w:rPr>
              <w:t>flex-flow</w:t>
            </w:r>
            <w:r>
              <w:rPr>
                <w:rFonts w:hint="default"/>
                <w:lang w:val="en-US" w:eastAsia="zh-CN"/>
              </w:rPr>
              <w:fldChar w:fldCharType="end"/>
            </w:r>
          </w:p>
        </w:tc>
        <w:tc>
          <w:tcPr>
            <w:tcW w:w="3682" w:type="dxa"/>
            <w:shd w:val="clear" w:color="auto" w:fill="FFFFFF"/>
            <w:vAlign w:val="center"/>
          </w:tcPr>
          <w:p>
            <w:pPr>
              <w:ind w:firstLine="0" w:firstLineChars="0"/>
              <w:rPr>
                <w:rFonts w:hint="default"/>
                <w:lang w:val="en-US" w:eastAsia="zh-CN"/>
              </w:rPr>
            </w:pPr>
            <w:r>
              <w:rPr>
                <w:rFonts w:hint="default"/>
                <w:lang w:val="en-US" w:eastAsia="zh-CN"/>
              </w:rPr>
              <w:t>&lt;flex-direction&gt; || &lt;flex-wrap&gt;</w:t>
            </w:r>
          </w:p>
        </w:tc>
        <w:tc>
          <w:tcPr>
            <w:tcW w:w="1423" w:type="dxa"/>
            <w:shd w:val="clear" w:color="auto" w:fill="FFFFFF"/>
            <w:vAlign w:val="center"/>
          </w:tcPr>
          <w:p>
            <w:pPr>
              <w:ind w:firstLine="0" w:firstLineChars="0"/>
              <w:rPr>
                <w:rFonts w:hint="default"/>
                <w:lang w:val="en-US" w:eastAsia="zh-CN"/>
              </w:rPr>
            </w:pPr>
          </w:p>
        </w:tc>
        <w:tc>
          <w:tcPr>
            <w:tcW w:w="2238" w:type="dxa"/>
            <w:vMerge w:val="continue"/>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jc w:val="right"/>
              <w:rPr>
                <w:rFonts w:hint="default"/>
                <w:lang w:val="en-US" w:eastAsia="zh-CN"/>
              </w:rPr>
            </w:pPr>
            <w:r>
              <w:rPr>
                <w:rFonts w:hint="eastAsia"/>
              </w:rPr>
              <w:t>flex-wrap</w:t>
            </w:r>
          </w:p>
        </w:tc>
        <w:tc>
          <w:tcPr>
            <w:tcW w:w="3682" w:type="dxa"/>
            <w:shd w:val="clear" w:color="auto" w:fill="FFFFFF"/>
            <w:vAlign w:val="center"/>
          </w:tcPr>
          <w:p>
            <w:pPr>
              <w:ind w:firstLine="0" w:firstLineChars="0"/>
              <w:rPr>
                <w:rFonts w:hint="default"/>
                <w:lang w:val="en-US" w:eastAsia="zh-CN"/>
              </w:rPr>
            </w:pPr>
            <w:r>
              <w:rPr>
                <w:rFonts w:hint="default"/>
                <w:lang w:val="en-US" w:eastAsia="zh-CN"/>
              </w:rPr>
              <w:t xml:space="preserve">nowrap | </w:t>
            </w:r>
          </w:p>
          <w:p>
            <w:pPr>
              <w:ind w:firstLine="0" w:firstLineChars="0"/>
              <w:rPr>
                <w:rFonts w:hint="default"/>
              </w:rPr>
            </w:pPr>
            <w:r>
              <w:rPr>
                <w:rFonts w:hint="default"/>
                <w:lang w:val="en-US" w:eastAsia="zh-CN"/>
              </w:rPr>
              <w:t>wrap | wrap-reverse</w:t>
            </w:r>
          </w:p>
        </w:tc>
        <w:tc>
          <w:tcPr>
            <w:tcW w:w="1423" w:type="dxa"/>
            <w:shd w:val="clear" w:color="auto" w:fill="FFFFFF"/>
            <w:vAlign w:val="center"/>
          </w:tcPr>
          <w:p>
            <w:pPr>
              <w:ind w:firstLine="0" w:firstLineChars="0"/>
              <w:rPr>
                <w:rFonts w:hint="default"/>
                <w:lang w:val="en-US" w:eastAsia="zh-CN"/>
              </w:rPr>
            </w:pPr>
            <w:r>
              <w:rPr>
                <w:rFonts w:hint="default"/>
                <w:lang w:val="en-US" w:eastAsia="zh-CN"/>
              </w:rPr>
              <w:t>nowrap</w:t>
            </w:r>
          </w:p>
        </w:tc>
        <w:tc>
          <w:tcPr>
            <w:tcW w:w="2238" w:type="dxa"/>
            <w:vMerge w:val="continue"/>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jc w:val="right"/>
              <w:rPr>
                <w:rFonts w:hint="default"/>
                <w:lang w:val="en-US" w:eastAsia="zh-CN"/>
              </w:rPr>
            </w:pPr>
            <w:r>
              <w:rPr>
                <w:rFonts w:hint="default"/>
                <w:lang w:val="en-US" w:eastAsia="zh-CN"/>
              </w:rPr>
              <w:fldChar w:fldCharType="begin"/>
            </w:r>
            <w:r>
              <w:rPr>
                <w:rFonts w:hint="default"/>
                <w:lang w:val="en-US" w:eastAsia="zh-CN"/>
              </w:rPr>
              <w:instrText xml:space="preserve"> HYPERLINK "https://www.w3.org/html/ig/zh/wiki/Css3-flexbox/zh-hans" \l "flex-direction" </w:instrText>
            </w:r>
            <w:r>
              <w:rPr>
                <w:rFonts w:hint="default"/>
                <w:lang w:val="en-US" w:eastAsia="zh-CN"/>
              </w:rPr>
              <w:fldChar w:fldCharType="separate"/>
            </w:r>
            <w:r>
              <w:rPr>
                <w:rFonts w:hint="default"/>
              </w:rPr>
              <w:t>flex-direction</w:t>
            </w:r>
            <w:r>
              <w:rPr>
                <w:rFonts w:hint="default"/>
                <w:lang w:val="en-US" w:eastAsia="zh-CN"/>
              </w:rPr>
              <w:fldChar w:fldCharType="end"/>
            </w:r>
          </w:p>
        </w:tc>
        <w:tc>
          <w:tcPr>
            <w:tcW w:w="3682" w:type="dxa"/>
            <w:shd w:val="clear" w:color="auto" w:fill="FFFFFF"/>
            <w:vAlign w:val="center"/>
          </w:tcPr>
          <w:p>
            <w:pPr>
              <w:ind w:firstLine="0" w:firstLineChars="0"/>
              <w:rPr>
                <w:rFonts w:hint="default"/>
                <w:lang w:val="en-US" w:eastAsia="zh-CN"/>
              </w:rPr>
            </w:pPr>
            <w:r>
              <w:rPr>
                <w:rFonts w:hint="default"/>
                <w:lang w:val="en-US" w:eastAsia="zh-CN"/>
              </w:rPr>
              <w:t xml:space="preserve">row | row-reverse | </w:t>
            </w:r>
          </w:p>
          <w:p>
            <w:pPr>
              <w:ind w:firstLine="0" w:firstLineChars="0"/>
              <w:rPr>
                <w:rFonts w:hint="default"/>
              </w:rPr>
            </w:pPr>
            <w:r>
              <w:rPr>
                <w:rFonts w:hint="default"/>
                <w:lang w:val="en-US" w:eastAsia="zh-CN"/>
              </w:rPr>
              <w:t>column | column-reverse</w:t>
            </w:r>
          </w:p>
        </w:tc>
        <w:tc>
          <w:tcPr>
            <w:tcW w:w="1423" w:type="dxa"/>
            <w:shd w:val="clear" w:color="auto" w:fill="FFFFFF"/>
            <w:vAlign w:val="center"/>
          </w:tcPr>
          <w:p>
            <w:pPr>
              <w:ind w:firstLine="0" w:firstLineChars="0"/>
              <w:rPr>
                <w:rFonts w:hint="default"/>
                <w:lang w:val="en-US" w:eastAsia="zh-CN"/>
              </w:rPr>
            </w:pPr>
            <w:r>
              <w:rPr>
                <w:rFonts w:hint="default"/>
                <w:lang w:val="en-US" w:eastAsia="zh-CN"/>
              </w:rPr>
              <w:t>row</w:t>
            </w:r>
          </w:p>
        </w:tc>
        <w:tc>
          <w:tcPr>
            <w:tcW w:w="2238" w:type="dxa"/>
            <w:vMerge w:val="continue"/>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8949" w:type="dxa"/>
            <w:gridSpan w:val="4"/>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lang w:val="en-US" w:eastAsia="zh-CN"/>
              </w:rPr>
              <w:fldChar w:fldCharType="begin"/>
            </w:r>
            <w:r>
              <w:rPr>
                <w:rFonts w:hint="default"/>
                <w:lang w:val="en-US" w:eastAsia="zh-CN"/>
              </w:rPr>
              <w:instrText xml:space="preserve"> HYPERLINK "https://www.w3.org/html/ig/zh/wiki/Css3-flexbox/zh-hans" \l "align-self" </w:instrText>
            </w:r>
            <w:r>
              <w:rPr>
                <w:rFonts w:hint="default"/>
                <w:lang w:val="en-US" w:eastAsia="zh-CN"/>
              </w:rPr>
              <w:fldChar w:fldCharType="separate"/>
            </w:r>
            <w:r>
              <w:rPr>
                <w:rFonts w:hint="default"/>
              </w:rPr>
              <w:t>align-self</w:t>
            </w:r>
            <w:r>
              <w:rPr>
                <w:rFonts w:hint="default"/>
                <w:lang w:val="en-US" w:eastAsia="zh-CN"/>
              </w:rPr>
              <w:fldChar w:fldCharType="end"/>
            </w:r>
          </w:p>
        </w:tc>
        <w:tc>
          <w:tcPr>
            <w:tcW w:w="3682" w:type="dxa"/>
            <w:shd w:val="clear" w:color="auto" w:fill="FFFFFF"/>
            <w:vAlign w:val="center"/>
          </w:tcPr>
          <w:p>
            <w:pPr>
              <w:ind w:firstLine="0" w:firstLineChars="0"/>
              <w:rPr>
                <w:rFonts w:hint="default"/>
                <w:lang w:val="en-US" w:eastAsia="zh-CN"/>
              </w:rPr>
            </w:pPr>
            <w:r>
              <w:rPr>
                <w:rFonts w:hint="default"/>
                <w:lang w:val="en-US" w:eastAsia="zh-CN"/>
              </w:rPr>
              <w:t xml:space="preserve">auto | </w:t>
            </w:r>
          </w:p>
          <w:p>
            <w:pPr>
              <w:ind w:firstLine="0" w:firstLineChars="0"/>
              <w:rPr>
                <w:rFonts w:hint="default"/>
                <w:lang w:val="en-US" w:eastAsia="zh-CN"/>
              </w:rPr>
            </w:pPr>
            <w:r>
              <w:rPr>
                <w:rFonts w:hint="default"/>
                <w:lang w:val="en-US" w:eastAsia="zh-CN"/>
              </w:rPr>
              <w:t xml:space="preserve">flex-start | flex-end | </w:t>
            </w:r>
          </w:p>
          <w:p>
            <w:pPr>
              <w:ind w:firstLine="0" w:firstLineChars="0"/>
              <w:rPr>
                <w:rFonts w:hint="default"/>
                <w:lang w:val="en-US" w:eastAsia="zh-CN"/>
              </w:rPr>
            </w:pPr>
            <w:r>
              <w:rPr>
                <w:rFonts w:hint="default"/>
                <w:lang w:val="en-US" w:eastAsia="zh-CN"/>
              </w:rPr>
              <w:t xml:space="preserve">center | </w:t>
            </w:r>
          </w:p>
          <w:p>
            <w:pPr>
              <w:ind w:firstLine="0" w:firstLineChars="0"/>
            </w:pPr>
            <w:r>
              <w:rPr>
                <w:rFonts w:hint="default"/>
                <w:lang w:val="en-US" w:eastAsia="zh-CN"/>
              </w:rPr>
              <w:t>baseline | stretch</w:t>
            </w:r>
          </w:p>
        </w:tc>
        <w:tc>
          <w:tcPr>
            <w:tcW w:w="1423" w:type="dxa"/>
            <w:shd w:val="clear" w:color="auto" w:fill="FFFFFF"/>
            <w:vAlign w:val="center"/>
          </w:tcPr>
          <w:p>
            <w:pPr>
              <w:ind w:firstLine="0" w:firstLineChars="0"/>
            </w:pPr>
            <w:r>
              <w:rPr>
                <w:rFonts w:hint="default"/>
                <w:lang w:val="en-US" w:eastAsia="zh-CN"/>
              </w:rPr>
              <w:t>auto</w:t>
            </w:r>
          </w:p>
        </w:tc>
        <w:tc>
          <w:tcPr>
            <w:tcW w:w="2238" w:type="dxa"/>
            <w:vMerge w:val="restart"/>
            <w:shd w:val="clear" w:color="auto" w:fill="FFFFFF"/>
            <w:vAlign w:val="center"/>
          </w:tcPr>
          <w:p>
            <w:pPr>
              <w:ind w:firstLine="0" w:firstLineChars="0"/>
            </w:pPr>
            <w:r>
              <w:rPr>
                <w:rFonts w:hint="default"/>
                <w:lang w:val="en-US" w:eastAsia="zh-CN"/>
              </w:rPr>
              <w:t>flex items</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lang w:val="en-US" w:eastAsia="zh-CN"/>
              </w:rPr>
              <w:fldChar w:fldCharType="begin"/>
            </w:r>
            <w:r>
              <w:rPr>
                <w:rFonts w:hint="default"/>
                <w:lang w:val="en-US" w:eastAsia="zh-CN"/>
              </w:rPr>
              <w:instrText xml:space="preserve"> HYPERLINK "https://www.w3.org/html/ig/zh/wiki/Css3-flexbox/zh-hans" \l "flex" </w:instrText>
            </w:r>
            <w:r>
              <w:rPr>
                <w:rFonts w:hint="default"/>
                <w:lang w:val="en-US" w:eastAsia="zh-CN"/>
              </w:rPr>
              <w:fldChar w:fldCharType="separate"/>
            </w:r>
            <w:r>
              <w:rPr>
                <w:rFonts w:hint="default"/>
              </w:rPr>
              <w:t>flex</w:t>
            </w:r>
            <w:r>
              <w:rPr>
                <w:rFonts w:hint="default"/>
                <w:lang w:val="en-US" w:eastAsia="zh-CN"/>
              </w:rPr>
              <w:fldChar w:fldCharType="end"/>
            </w:r>
          </w:p>
        </w:tc>
        <w:tc>
          <w:tcPr>
            <w:tcW w:w="3682" w:type="dxa"/>
            <w:shd w:val="clear" w:color="auto" w:fill="FFFFFF"/>
            <w:vAlign w:val="center"/>
          </w:tcPr>
          <w:p>
            <w:pPr>
              <w:ind w:firstLine="0" w:firstLineChars="0"/>
            </w:pPr>
            <w:r>
              <w:rPr>
                <w:rFonts w:hint="default"/>
              </w:rPr>
              <w:t>none | [ &lt;'flex-grow'&gt; &lt;'flex-shrink'&gt;? || &lt;'flex-basis'&gt; ]</w:t>
            </w:r>
          </w:p>
        </w:tc>
        <w:tc>
          <w:tcPr>
            <w:tcW w:w="1423" w:type="dxa"/>
            <w:shd w:val="clear" w:color="auto" w:fill="FFFFFF"/>
            <w:vAlign w:val="center"/>
          </w:tcPr>
          <w:p>
            <w:pPr>
              <w:ind w:firstLine="0" w:firstLineChars="0"/>
            </w:pPr>
          </w:p>
        </w:tc>
        <w:tc>
          <w:tcPr>
            <w:tcW w:w="2238" w:type="dxa"/>
            <w:vMerge w:val="continue"/>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jc w:val="right"/>
            </w:pPr>
            <w:r>
              <w:rPr>
                <w:rFonts w:hint="default"/>
                <w:lang w:val="en-US" w:eastAsia="zh-CN"/>
              </w:rPr>
              <w:fldChar w:fldCharType="begin"/>
            </w:r>
            <w:r>
              <w:rPr>
                <w:rFonts w:hint="default"/>
                <w:lang w:val="en-US" w:eastAsia="zh-CN"/>
              </w:rPr>
              <w:instrText xml:space="preserve"> HYPERLINK "https://www.w3.org/html/ig/zh/wiki/Css3-flexbox/zh-hans" \l "flex-grow" </w:instrText>
            </w:r>
            <w:r>
              <w:rPr>
                <w:rFonts w:hint="default"/>
                <w:lang w:val="en-US" w:eastAsia="zh-CN"/>
              </w:rPr>
              <w:fldChar w:fldCharType="separate"/>
            </w:r>
            <w:r>
              <w:rPr>
                <w:rFonts w:hint="default"/>
              </w:rPr>
              <w:t>flex-grow</w:t>
            </w:r>
            <w:r>
              <w:rPr>
                <w:rFonts w:hint="default"/>
                <w:lang w:val="en-US" w:eastAsia="zh-CN"/>
              </w:rPr>
              <w:fldChar w:fldCharType="end"/>
            </w:r>
          </w:p>
        </w:tc>
        <w:tc>
          <w:tcPr>
            <w:tcW w:w="3682" w:type="dxa"/>
            <w:shd w:val="clear" w:color="auto" w:fill="FFFFFF"/>
            <w:vAlign w:val="center"/>
          </w:tcPr>
          <w:p>
            <w:pPr>
              <w:ind w:firstLine="0" w:firstLineChars="0"/>
            </w:pPr>
            <w:r>
              <w:rPr>
                <w:rFonts w:hint="default"/>
                <w:lang w:val="en-US" w:eastAsia="zh-CN"/>
              </w:rPr>
              <w:t>&lt;number&gt;</w:t>
            </w:r>
          </w:p>
        </w:tc>
        <w:tc>
          <w:tcPr>
            <w:tcW w:w="1423" w:type="dxa"/>
            <w:shd w:val="clear" w:color="auto" w:fill="FFFFFF"/>
            <w:vAlign w:val="center"/>
          </w:tcPr>
          <w:p>
            <w:pPr>
              <w:ind w:firstLine="0" w:firstLineChars="0"/>
            </w:pPr>
            <w:r>
              <w:rPr>
                <w:rFonts w:hint="default"/>
                <w:lang w:val="en-US" w:eastAsia="zh-CN"/>
              </w:rPr>
              <w:t>0</w:t>
            </w:r>
          </w:p>
        </w:tc>
        <w:tc>
          <w:tcPr>
            <w:tcW w:w="2238" w:type="dxa"/>
            <w:vMerge w:val="continue"/>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jc w:val="right"/>
            </w:pPr>
            <w:r>
              <w:rPr>
                <w:rFonts w:hint="default"/>
                <w:lang w:val="en-US" w:eastAsia="zh-CN"/>
              </w:rPr>
              <w:fldChar w:fldCharType="begin"/>
            </w:r>
            <w:r>
              <w:rPr>
                <w:rFonts w:hint="default"/>
                <w:lang w:val="en-US" w:eastAsia="zh-CN"/>
              </w:rPr>
              <w:instrText xml:space="preserve"> HYPERLINK "https://www.w3.org/html/ig/zh/wiki/Css3-flexbox/zh-hans" \l "flex-shrink" </w:instrText>
            </w:r>
            <w:r>
              <w:rPr>
                <w:rFonts w:hint="default"/>
                <w:lang w:val="en-US" w:eastAsia="zh-CN"/>
              </w:rPr>
              <w:fldChar w:fldCharType="separate"/>
            </w:r>
            <w:r>
              <w:rPr>
                <w:rFonts w:hint="default"/>
              </w:rPr>
              <w:t>flex-shrink</w:t>
            </w:r>
            <w:r>
              <w:rPr>
                <w:rFonts w:hint="default"/>
                <w:lang w:val="en-US" w:eastAsia="zh-CN"/>
              </w:rPr>
              <w:fldChar w:fldCharType="end"/>
            </w:r>
          </w:p>
        </w:tc>
        <w:tc>
          <w:tcPr>
            <w:tcW w:w="3682" w:type="dxa"/>
            <w:shd w:val="clear" w:color="auto" w:fill="FFFFFF"/>
            <w:vAlign w:val="center"/>
          </w:tcPr>
          <w:p>
            <w:pPr>
              <w:ind w:firstLine="0" w:firstLineChars="0"/>
            </w:pPr>
            <w:r>
              <w:rPr>
                <w:rFonts w:hint="default"/>
                <w:lang w:val="en-US" w:eastAsia="zh-CN"/>
              </w:rPr>
              <w:t>&lt;number&gt;</w:t>
            </w:r>
          </w:p>
        </w:tc>
        <w:tc>
          <w:tcPr>
            <w:tcW w:w="1423" w:type="dxa"/>
            <w:shd w:val="clear" w:color="auto" w:fill="FFFFFF"/>
            <w:vAlign w:val="center"/>
          </w:tcPr>
          <w:p>
            <w:pPr>
              <w:ind w:firstLine="0" w:firstLineChars="0"/>
            </w:pPr>
            <w:r>
              <w:rPr>
                <w:rFonts w:hint="default"/>
                <w:lang w:val="en-US" w:eastAsia="zh-CN"/>
              </w:rPr>
              <w:t>1</w:t>
            </w:r>
          </w:p>
        </w:tc>
        <w:tc>
          <w:tcPr>
            <w:tcW w:w="2238" w:type="dxa"/>
            <w:vMerge w:val="continue"/>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jc w:val="right"/>
            </w:pPr>
            <w:r>
              <w:rPr>
                <w:rFonts w:hint="default"/>
                <w:lang w:val="en-US" w:eastAsia="zh-CN"/>
              </w:rPr>
              <w:fldChar w:fldCharType="begin"/>
            </w:r>
            <w:r>
              <w:rPr>
                <w:rFonts w:hint="default"/>
                <w:lang w:val="en-US" w:eastAsia="zh-CN"/>
              </w:rPr>
              <w:instrText xml:space="preserve"> HYPERLINK "https://www.w3.org/html/ig/zh/wiki/Css3-flexbox/zh-hans" \l "flex-basis-propdef" </w:instrText>
            </w:r>
            <w:r>
              <w:rPr>
                <w:rFonts w:hint="default"/>
                <w:lang w:val="en-US" w:eastAsia="zh-CN"/>
              </w:rPr>
              <w:fldChar w:fldCharType="separate"/>
            </w:r>
            <w:r>
              <w:rPr>
                <w:rFonts w:hint="default"/>
              </w:rPr>
              <w:t>flex-basis</w:t>
            </w:r>
            <w:r>
              <w:rPr>
                <w:rFonts w:hint="default"/>
                <w:lang w:val="en-US" w:eastAsia="zh-CN"/>
              </w:rPr>
              <w:fldChar w:fldCharType="end"/>
            </w:r>
          </w:p>
        </w:tc>
        <w:tc>
          <w:tcPr>
            <w:tcW w:w="3682" w:type="dxa"/>
            <w:shd w:val="clear" w:color="auto" w:fill="FFFFFF"/>
            <w:vAlign w:val="center"/>
          </w:tcPr>
          <w:p>
            <w:pPr>
              <w:ind w:firstLine="0" w:firstLineChars="0"/>
            </w:pPr>
            <w:r>
              <w:rPr>
                <w:rFonts w:hint="default"/>
                <w:lang w:val="en-US" w:eastAsia="zh-CN"/>
              </w:rPr>
              <w:t>&lt;'width'&gt;</w:t>
            </w:r>
          </w:p>
        </w:tc>
        <w:tc>
          <w:tcPr>
            <w:tcW w:w="1423" w:type="dxa"/>
            <w:shd w:val="clear" w:color="auto" w:fill="FFFFFF"/>
            <w:vAlign w:val="center"/>
          </w:tcPr>
          <w:p>
            <w:pPr>
              <w:ind w:firstLine="0" w:firstLineChars="0"/>
            </w:pPr>
            <w:r>
              <w:rPr>
                <w:rFonts w:hint="default"/>
                <w:lang w:val="en-US" w:eastAsia="zh-CN"/>
              </w:rPr>
              <w:t>auto</w:t>
            </w:r>
          </w:p>
        </w:tc>
        <w:tc>
          <w:tcPr>
            <w:tcW w:w="2238" w:type="dxa"/>
            <w:vMerge w:val="continue"/>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lang w:val="en-US" w:eastAsia="zh-CN"/>
              </w:rPr>
              <w:fldChar w:fldCharType="begin"/>
            </w:r>
            <w:r>
              <w:rPr>
                <w:rFonts w:hint="default"/>
                <w:lang w:val="en-US" w:eastAsia="zh-CN"/>
              </w:rPr>
              <w:instrText xml:space="preserve"> HYPERLINK "https://www.w3.org/html/ig/zh/wiki/Css3-flexbox/zh-hans" \l "order" </w:instrText>
            </w:r>
            <w:r>
              <w:rPr>
                <w:rFonts w:hint="default"/>
                <w:lang w:val="en-US" w:eastAsia="zh-CN"/>
              </w:rPr>
              <w:fldChar w:fldCharType="separate"/>
            </w:r>
            <w:r>
              <w:rPr>
                <w:rFonts w:hint="default"/>
              </w:rPr>
              <w:t>order</w:t>
            </w:r>
            <w:r>
              <w:rPr>
                <w:rFonts w:hint="default"/>
                <w:lang w:val="en-US" w:eastAsia="zh-CN"/>
              </w:rPr>
              <w:fldChar w:fldCharType="end"/>
            </w:r>
          </w:p>
        </w:tc>
        <w:tc>
          <w:tcPr>
            <w:tcW w:w="3682" w:type="dxa"/>
            <w:shd w:val="clear" w:color="auto" w:fill="FFFFFF"/>
            <w:vAlign w:val="center"/>
          </w:tcPr>
          <w:p>
            <w:pPr>
              <w:ind w:firstLine="0" w:firstLineChars="0"/>
            </w:pPr>
            <w:r>
              <w:rPr>
                <w:rFonts w:hint="default"/>
                <w:lang w:val="en-US" w:eastAsia="zh-CN"/>
              </w:rPr>
              <w:t>&lt;整数&gt;</w:t>
            </w:r>
          </w:p>
        </w:tc>
        <w:tc>
          <w:tcPr>
            <w:tcW w:w="1423" w:type="dxa"/>
            <w:shd w:val="clear" w:color="auto" w:fill="FFFFFF"/>
            <w:vAlign w:val="center"/>
          </w:tcPr>
          <w:p>
            <w:pPr>
              <w:ind w:firstLine="0" w:firstLineChars="0"/>
            </w:pPr>
            <w:r>
              <w:rPr>
                <w:rFonts w:hint="default"/>
                <w:lang w:val="en-US" w:eastAsia="zh-CN"/>
              </w:rPr>
              <w:t>0</w:t>
            </w:r>
          </w:p>
        </w:tc>
        <w:tc>
          <w:tcPr>
            <w:tcW w:w="2238" w:type="dxa"/>
            <w:shd w:val="clear" w:color="auto" w:fill="FFFFFF"/>
            <w:vAlign w:val="center"/>
          </w:tcPr>
          <w:p>
            <w:pPr>
              <w:ind w:firstLine="0" w:firstLineChars="0"/>
            </w:pPr>
            <w:r>
              <w:rPr>
                <w:rFonts w:hint="default"/>
                <w:lang w:val="en-US" w:eastAsia="zh-CN"/>
              </w:rPr>
              <w:t>flex items and absolutely-positioned flex container children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lang w:val="en-US" w:eastAsia="zh-CN"/>
              </w:rPr>
              <w:fldChar w:fldCharType="begin"/>
            </w:r>
            <w:r>
              <w:rPr>
                <w:rFonts w:hint="default"/>
                <w:lang w:val="en-US" w:eastAsia="zh-CN"/>
              </w:rPr>
              <w:instrText xml:space="preserve"> HYPERLINK "https://www.w3.org/html/ig/zh/wiki/Css3-flexbox/zh-hans" \l "align-content" </w:instrText>
            </w:r>
            <w:r>
              <w:rPr>
                <w:rFonts w:hint="default"/>
                <w:lang w:val="en-US" w:eastAsia="zh-CN"/>
              </w:rPr>
              <w:fldChar w:fldCharType="separate"/>
            </w:r>
            <w:r>
              <w:rPr>
                <w:rFonts w:hint="default"/>
              </w:rPr>
              <w:t>align-content</w:t>
            </w:r>
            <w:r>
              <w:rPr>
                <w:rFonts w:hint="default"/>
                <w:lang w:val="en-US" w:eastAsia="zh-CN"/>
              </w:rPr>
              <w:fldChar w:fldCharType="end"/>
            </w:r>
          </w:p>
        </w:tc>
        <w:tc>
          <w:tcPr>
            <w:tcW w:w="3682" w:type="dxa"/>
            <w:shd w:val="clear" w:color="auto" w:fill="FFFFFF"/>
            <w:vAlign w:val="center"/>
          </w:tcPr>
          <w:p>
            <w:pPr>
              <w:ind w:firstLine="0" w:firstLineChars="0"/>
              <w:rPr>
                <w:rFonts w:hint="default"/>
              </w:rPr>
            </w:pPr>
            <w:r>
              <w:rPr>
                <w:rFonts w:hint="default"/>
              </w:rPr>
              <w:t xml:space="preserve">flex-start | flex-end | </w:t>
            </w:r>
          </w:p>
          <w:p>
            <w:pPr>
              <w:ind w:firstLine="0" w:firstLineChars="0"/>
              <w:rPr>
                <w:rFonts w:hint="default"/>
              </w:rPr>
            </w:pPr>
            <w:r>
              <w:rPr>
                <w:rFonts w:hint="default"/>
              </w:rPr>
              <w:t xml:space="preserve">center | </w:t>
            </w:r>
          </w:p>
          <w:p>
            <w:pPr>
              <w:ind w:firstLine="0" w:firstLineChars="0"/>
              <w:rPr>
                <w:rFonts w:hint="default"/>
              </w:rPr>
            </w:pPr>
            <w:r>
              <w:rPr>
                <w:rFonts w:hint="default"/>
              </w:rPr>
              <w:t xml:space="preserve">space-between | space-around | </w:t>
            </w:r>
          </w:p>
          <w:p>
            <w:pPr>
              <w:ind w:firstLine="0" w:firstLineChars="0"/>
            </w:pPr>
            <w:r>
              <w:rPr>
                <w:rFonts w:hint="default"/>
              </w:rPr>
              <w:t>stretch</w:t>
            </w:r>
          </w:p>
        </w:tc>
        <w:tc>
          <w:tcPr>
            <w:tcW w:w="1423" w:type="dxa"/>
            <w:shd w:val="clear" w:color="auto" w:fill="FFFFFF"/>
            <w:vAlign w:val="center"/>
          </w:tcPr>
          <w:p>
            <w:pPr>
              <w:ind w:firstLine="0" w:firstLineChars="0"/>
            </w:pPr>
            <w:r>
              <w:rPr>
                <w:rFonts w:hint="default"/>
                <w:lang w:val="en-US" w:eastAsia="zh-CN"/>
              </w:rPr>
              <w:t>stretch</w:t>
            </w:r>
          </w:p>
        </w:tc>
        <w:tc>
          <w:tcPr>
            <w:tcW w:w="2238" w:type="dxa"/>
            <w:shd w:val="clear" w:color="auto" w:fill="FFFFFF"/>
            <w:vAlign w:val="center"/>
          </w:tcPr>
          <w:p>
            <w:pPr>
              <w:ind w:firstLine="0" w:firstLineChars="0"/>
            </w:pPr>
            <w:r>
              <w:rPr>
                <w:rFonts w:hint="default"/>
                <w:lang w:val="en-US" w:eastAsia="zh-CN"/>
              </w:rPr>
              <w:t>multi-line flex containers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rPr>
              <w:t>display</w:t>
            </w:r>
          </w:p>
        </w:tc>
        <w:tc>
          <w:tcPr>
            <w:tcW w:w="3682" w:type="dxa"/>
            <w:shd w:val="clear" w:color="auto" w:fill="FFFFFF"/>
            <w:vAlign w:val="center"/>
          </w:tcPr>
          <w:p>
            <w:pPr>
              <w:ind w:firstLine="0" w:firstLineChars="0"/>
            </w:pPr>
          </w:p>
        </w:tc>
        <w:tc>
          <w:tcPr>
            <w:tcW w:w="1423" w:type="dxa"/>
            <w:shd w:val="clear" w:color="auto" w:fill="FFFFFF"/>
            <w:vAlign w:val="center"/>
          </w:tcPr>
          <w:p>
            <w:pPr>
              <w:ind w:firstLine="0" w:firstLineChars="0"/>
            </w:pPr>
          </w:p>
        </w:tc>
        <w:tc>
          <w:tcPr>
            <w:tcW w:w="2238" w:type="dxa"/>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rPr>
                <w:rFonts w:hint="default"/>
              </w:rPr>
            </w:pPr>
            <w:r>
              <w:rPr>
                <w:rFonts w:hint="default"/>
              </w:rPr>
              <w:t>min-width</w:t>
            </w:r>
          </w:p>
          <w:p>
            <w:pPr>
              <w:ind w:firstLine="0" w:firstLineChars="0"/>
            </w:pPr>
            <w:r>
              <w:rPr>
                <w:rFonts w:hint="default"/>
              </w:rPr>
              <w:t>min-height</w:t>
            </w:r>
          </w:p>
        </w:tc>
        <w:tc>
          <w:tcPr>
            <w:tcW w:w="3682" w:type="dxa"/>
            <w:vAlign w:val="top"/>
          </w:tcPr>
          <w:p/>
        </w:tc>
        <w:tc>
          <w:tcPr>
            <w:tcW w:w="1423" w:type="dxa"/>
            <w:vAlign w:val="top"/>
          </w:tcPr>
          <w:p/>
        </w:tc>
        <w:tc>
          <w:tcPr>
            <w:tcW w:w="2238" w:type="dxa"/>
            <w:vAlign w:val="top"/>
          </w:tcPr>
          <w:p/>
        </w:tc>
      </w:tr>
    </w:tbl>
    <w:p>
      <w:pPr>
        <w:pStyle w:val="29"/>
        <w:rPr>
          <w:rFonts w:hint="eastAsia"/>
          <w:lang w:val="en-US" w:eastAsia="zh-CN"/>
        </w:rPr>
      </w:pPr>
      <w:bookmarkStart w:id="32" w:name="_Toc2771"/>
      <w:r>
        <w:rPr>
          <w:rFonts w:hint="eastAsia"/>
          <w:lang w:val="en-US" w:eastAsia="zh-CN"/>
        </w:rPr>
        <w:t>简要说明</w:t>
      </w:r>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4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2"/>
            <w:vAlign w:val="top"/>
          </w:tcPr>
          <w:p>
            <w:pPr>
              <w:pStyle w:val="30"/>
              <w:rPr>
                <w:rFonts w:hint="eastAsia"/>
              </w:rPr>
            </w:pPr>
            <w:r>
              <w:rPr>
                <w:rFonts w:hint="eastAsia"/>
              </w:rPr>
              <w:fldChar w:fldCharType="begin"/>
            </w:r>
            <w:r>
              <w:rPr>
                <w:rFonts w:hint="eastAsia"/>
              </w:rPr>
              <w:instrText xml:space="preserve"> HYPERLINK "http://www.w3.org/TR/2009/WD-css3-flexbox-20090723/" \t "http://www.w3cplus.com/css3/_blank" </w:instrText>
            </w:r>
            <w:r>
              <w:rPr>
                <w:rFonts w:hint="eastAsia"/>
              </w:rPr>
              <w:fldChar w:fldCharType="separate"/>
            </w:r>
            <w:r>
              <w:rPr>
                <w:rFonts w:hint="eastAsia"/>
              </w:rPr>
              <w:t>Flexible Box Layout module</w:t>
            </w:r>
            <w:r>
              <w:rPr>
                <w:rFonts w:hint="eastAsia"/>
              </w:rPr>
              <w:fldChar w:fldCharType="end"/>
            </w:r>
            <w:r>
              <w:rPr>
                <w:rFonts w:hint="eastAsia"/>
              </w:rPr>
              <w:t>（flexbox）为大家提供了一个在父级容器中不用考虑具体height和width数值的自适应方法。</w:t>
            </w:r>
          </w:p>
          <w:p>
            <w:pPr>
              <w:pStyle w:val="30"/>
              <w:rPr>
                <w:rFonts w:hint="eastAsia"/>
              </w:rPr>
            </w:pPr>
            <w:r>
              <w:rPr>
                <w:rFonts w:hint="eastAsia"/>
              </w:rPr>
              <w:t>举个简单的例子来说吧，想象你有两个子级元素，你希望他们都能够以相同的宽度一起来填满他们的父级宽度。你也许能够使用百分比来实现，但是一旦要把border，padding，margins考虑进来的时候，情况就复杂多了。Flexbox的出现便让这个问题不再成为问题：</w:t>
            </w:r>
          </w:p>
          <w:p>
            <w:pPr>
              <w:pStyle w:val="33"/>
              <w:rPr>
                <w:rFonts w:hint="default"/>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parent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child-one</w:t>
            </w:r>
            <w:r>
              <w:rPr>
                <w:rFonts w:hint="default" w:ascii="Consolas" w:hAnsi="Consolas" w:eastAsia="Consolas" w:cs="Consolas"/>
                <w:color w:val="000000"/>
                <w:sz w:val="16"/>
                <w:szCs w:val="16"/>
                <w:shd w:val="clear" w:fill="FFFFFF"/>
              </w:rPr>
              <w:t>, .</w:t>
            </w:r>
            <w:r>
              <w:rPr>
                <w:rFonts w:hint="default" w:ascii="Consolas" w:hAnsi="Consolas" w:eastAsia="Consolas" w:cs="Consolas"/>
                <w:color w:val="B51615"/>
                <w:sz w:val="16"/>
                <w:szCs w:val="16"/>
                <w:shd w:val="clear" w:fill="FFFFFF"/>
              </w:rPr>
              <w:t xml:space="preserve">child-two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"parent"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"child-one"</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"child-two"</w:t>
            </w:r>
            <w:r>
              <w:rPr>
                <w:rFonts w:hint="default" w:ascii="Consolas" w:hAnsi="Consolas" w:eastAsia="Consolas" w:cs="Consolas"/>
                <w:color w:val="000000"/>
                <w:sz w:val="16"/>
                <w:szCs w:val="16"/>
                <w:shd w:val="clear" w:fill="FFFFFF"/>
              </w:rPr>
              <w:t>&gt;</w:t>
            </w:r>
            <w:r>
              <w:rPr>
                <w:rFonts w:hint="eastAsia" w:cs="Consolas"/>
                <w:color w:val="000000"/>
                <w:sz w:val="16"/>
                <w:szCs w:val="16"/>
                <w:shd w:val="clear" w:fill="FFFFFF"/>
                <w:lang w:val="en-US" w:eastAsia="zh-CN"/>
              </w:rPr>
              <w:t>1</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rFonts w:hint="eastAsia"/>
              </w:rPr>
            </w:pPr>
            <w:r>
              <w:rPr>
                <w:rFonts w:hint="eastAsia"/>
              </w:rPr>
              <w:t>简单地放置两个子级元素水平排列在父级容器当中，同时使其宽度一致。</w:t>
            </w:r>
          </w:p>
          <w:p>
            <w:pPr>
              <w:pStyle w:val="30"/>
              <w:rPr>
                <w:rFonts w:hint="eastAsia" w:eastAsia="宋体"/>
                <w:lang w:val="en-US" w:eastAsia="zh-CN"/>
              </w:rPr>
            </w:pPr>
            <w:r>
              <w:rPr>
                <w:rFonts w:hint="eastAsia"/>
                <w:lang w:val="en-US" w:eastAsia="zh-CN"/>
              </w:rPr>
              <w:t>&gt; 当child-one设置宽度时，效果将不一样；</w:t>
            </w:r>
          </w:p>
          <w:p>
            <w:pPr>
              <w:pStyle w:val="30"/>
              <w:rPr>
                <w:rFonts w:hint="eastAsia"/>
              </w:rPr>
            </w:pPr>
          </w:p>
          <w:p>
            <w:pPr>
              <w:pStyle w:val="30"/>
              <w:rPr>
                <w:rFonts w:hint="eastAsia"/>
              </w:rPr>
            </w:pPr>
            <w:r>
              <w:rPr>
                <w:rFonts w:hint="eastAsia"/>
              </w:rPr>
              <w:t>flex的数值实际上就是比例的意思，在这些子级元素当中按比例地重新分配空出来的空间在他们的宽度</w:t>
            </w:r>
            <w:r>
              <w:rPr>
                <w:rFonts w:hint="eastAsia"/>
                <w:lang w:eastAsia="zh-CN"/>
              </w:rPr>
              <w:t>：</w:t>
            </w:r>
          </w:p>
          <w:p>
            <w:pPr>
              <w:pStyle w:val="30"/>
              <w:rPr>
                <w:rFonts w:hint="default"/>
              </w:rPr>
            </w:pPr>
            <w:r>
              <w:rPr>
                <w:rFonts w:hint="default"/>
              </w:rPr>
              <w:t>.child-one { flex: 1; }.child-two { flex: 2; }</w:t>
            </w:r>
          </w:p>
          <w:p>
            <w:pPr>
              <w:pStyle w:val="30"/>
              <w:rPr>
                <w:rFonts w:hint="eastAsia"/>
              </w:rPr>
            </w:pPr>
            <w:r>
              <w:rPr>
                <w:rFonts w:hint="eastAsia"/>
              </w:rPr>
              <w:t>当这两个子级元素的宽度都在父级容器中都得到分配的时候，</w:t>
            </w:r>
          </w:p>
          <w:p>
            <w:pPr>
              <w:pStyle w:val="30"/>
              <w:rPr>
                <w:rFonts w:hint="eastAsia"/>
              </w:rPr>
            </w:pPr>
            <w:r>
              <w:rPr>
                <w:rFonts w:hint="eastAsia"/>
              </w:rPr>
              <w:t>.child-two的宽度将会以剩余空间的三分之二得到补充，</w:t>
            </w:r>
          </w:p>
          <w:p>
            <w:pPr>
              <w:pStyle w:val="30"/>
              <w:rPr>
                <w:rFonts w:hint="eastAsia"/>
              </w:rPr>
            </w:pPr>
            <w:r>
              <w:rPr>
                <w:rFonts w:hint="eastAsia"/>
              </w:rPr>
              <w:t>.child-one的宽度将会以剩余空间的三分之一得到补充；</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rPr>
                <w:rFonts w:hint="eastAsia"/>
                <w:lang w:val="en-US" w:eastAsia="zh-CN"/>
              </w:rPr>
            </w:pPr>
            <w:r>
              <w:rPr>
                <w:rFonts w:hint="eastAsia"/>
                <w:lang w:val="en-US" w:eastAsia="zh-CN"/>
              </w:rPr>
              <w:t>demo-direction</w:t>
            </w:r>
          </w:p>
        </w:tc>
        <w:tc>
          <w:tcPr>
            <w:tcW w:w="4474" w:type="dxa"/>
            <w:vAlign w:val="top"/>
          </w:tcPr>
          <w:p>
            <w:pPr>
              <w:pStyle w:val="15"/>
              <w:keepNext w:val="0"/>
              <w:keepLines w:val="0"/>
              <w:widowControl/>
              <w:suppressLineNumbers w:val="0"/>
              <w:shd w:val="clear" w:fill="FFFFFF"/>
              <w:rPr>
                <w:rFonts w:hint="default"/>
                <w:sz w:val="11"/>
                <w:szCs w:val="15"/>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direction: </w:t>
            </w:r>
            <w:r>
              <w:rPr>
                <w:rFonts w:hint="default" w:ascii="Consolas" w:hAnsi="Consolas" w:eastAsia="Consolas" w:cs="Consolas"/>
                <w:color w:val="00002A"/>
                <w:sz w:val="16"/>
                <w:szCs w:val="16"/>
                <w:shd w:val="clear" w:fill="FFFFFF"/>
              </w:rPr>
              <w:t>rtl</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4475" w:type="dxa"/>
            <w:vAlign w:val="top"/>
          </w:tcPr>
          <w:p/>
          <w:p>
            <w:r>
              <w:drawing>
                <wp:inline distT="0" distB="0" distL="114300" distR="114300">
                  <wp:extent cx="2693035" cy="1251585"/>
                  <wp:effectExtent l="9525" t="9525" r="10160" b="19050"/>
                  <wp:docPr id="10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67"/>
                          <pic:cNvPicPr>
                            <a:picLocks noChangeAspect="1"/>
                          </pic:cNvPicPr>
                        </pic:nvPicPr>
                        <pic:blipFill>
                          <a:blip r:embed="rId13"/>
                          <a:stretch>
                            <a:fillRect/>
                          </a:stretch>
                        </pic:blipFill>
                        <pic:spPr>
                          <a:xfrm>
                            <a:off x="0" y="0"/>
                            <a:ext cx="2693035" cy="1251585"/>
                          </a:xfrm>
                          <a:prstGeom prst="rect">
                            <a:avLst/>
                          </a:prstGeom>
                          <a:noFill/>
                          <a:ln w="9525">
                            <a:solidFill>
                              <a:schemeClr val="accent1"/>
                            </a:solidFill>
                          </a:ln>
                        </pic:spPr>
                      </pic:pic>
                    </a:graphicData>
                  </a:graphic>
                </wp:inline>
              </w:drawing>
            </w:r>
          </w:p>
          <w:p>
            <w:pPr>
              <w:rPr>
                <w:rFonts w:hint="eastAsia" w:eastAsia="宋体"/>
                <w:lang w:eastAsia="zh-CN"/>
              </w:rPr>
            </w:pPr>
            <w:r>
              <w:rPr>
                <w:rFonts w:hint="eastAsia"/>
                <w:lang w:eastAsia="zh-CN"/>
              </w:rPr>
              <w:t>【</w:t>
            </w:r>
            <w:r>
              <w:rPr>
                <w:rFonts w:hint="eastAsia"/>
                <w:lang w:val="en-US" w:eastAsia="zh-CN"/>
              </w:rPr>
              <w:t>direction:rtl</w:t>
            </w:r>
            <w:r>
              <w:rPr>
                <w:rFonts w:hint="eastAsia"/>
                <w:lang w:eastAsia="zh-CN"/>
              </w:rPr>
              <w:t>】</w:t>
            </w:r>
          </w:p>
          <w:p>
            <w:pPr>
              <w:rPr>
                <w:rFonts w:hint="default"/>
              </w:rPr>
            </w:pPr>
            <w:r>
              <w:drawing>
                <wp:inline distT="0" distB="0" distL="114300" distR="114300">
                  <wp:extent cx="2693035" cy="1251585"/>
                  <wp:effectExtent l="9525" t="9525" r="10160" b="19050"/>
                  <wp:docPr id="10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6"/>
                          <pic:cNvPicPr>
                            <a:picLocks noChangeAspect="1"/>
                          </pic:cNvPicPr>
                        </pic:nvPicPr>
                        <pic:blipFill>
                          <a:blip r:embed="rId14"/>
                          <a:stretch>
                            <a:fillRect/>
                          </a:stretch>
                        </pic:blipFill>
                        <pic:spPr>
                          <a:xfrm>
                            <a:off x="0" y="0"/>
                            <a:ext cx="2693035" cy="1251585"/>
                          </a:xfrm>
                          <a:prstGeom prst="rect">
                            <a:avLst/>
                          </a:prstGeom>
                          <a:noFill/>
                          <a:ln w="9525">
                            <a:solidFill>
                              <a:schemeClr val="accent1"/>
                            </a:solidFill>
                          </a:ln>
                        </pic:spPr>
                      </pic:pic>
                    </a:graphicData>
                  </a:graphic>
                </wp:inline>
              </w:drawing>
            </w:r>
          </w:p>
        </w:tc>
      </w:tr>
    </w:tbl>
    <w:p>
      <w:pPr>
        <w:pStyle w:val="29"/>
        <w:rPr>
          <w:rFonts w:hint="eastAsia"/>
          <w:vertAlign w:val="baseline"/>
          <w:lang w:val="en-US" w:eastAsia="zh-CN"/>
        </w:rPr>
      </w:pPr>
      <w:r>
        <w:rPr>
          <w:rFonts w:hint="eastAsia"/>
        </w:rPr>
        <w:t>伸缩容器的属性</w:t>
      </w:r>
      <w:bookmarkEnd w:id="32"/>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4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2"/>
            <w:vAlign w:val="top"/>
          </w:tcPr>
          <w:p>
            <w:pPr>
              <w:pStyle w:val="30"/>
              <w:rPr>
                <w:rFonts w:hint="eastAsia"/>
              </w:rPr>
            </w:pPr>
            <w:r>
              <w:rPr>
                <w:rFonts w:hint="eastAsia"/>
              </w:rPr>
              <w:t>Flexbox有一系列的方法来帮助你调整伸缩项目</w:t>
            </w:r>
            <w:r>
              <w:rPr>
                <w:rFonts w:hint="eastAsia"/>
                <w:lang w:eastAsia="zh-CN"/>
              </w:rPr>
              <w:t>（</w:t>
            </w:r>
            <w:r>
              <w:rPr>
                <w:rFonts w:hint="eastAsia"/>
                <w:lang w:val="en-US" w:eastAsia="zh-CN"/>
              </w:rPr>
              <w:t>flexbox子元素</w:t>
            </w:r>
            <w:r>
              <w:rPr>
                <w:rFonts w:hint="eastAsia"/>
                <w:lang w:eastAsia="zh-CN"/>
              </w:rPr>
              <w:t>）</w:t>
            </w:r>
            <w:r>
              <w:rPr>
                <w:rFonts w:hint="eastAsia"/>
              </w:rPr>
              <w:t>沿着主轴和侧轴的对齐。</w:t>
            </w:r>
          </w:p>
          <w:p>
            <w:pPr>
              <w:pStyle w:val="30"/>
              <w:rPr>
                <w:rFonts w:hint="eastAsia"/>
              </w:rPr>
            </w:pPr>
          </w:p>
          <w:p>
            <w:pPr>
              <w:pStyle w:val="30"/>
              <w:rPr>
                <w:rFonts w:hint="eastAsia"/>
              </w:rPr>
            </w:pPr>
            <w:r>
              <w:rPr>
                <w:rFonts w:hint="eastAsia"/>
              </w:rPr>
              <w:t>主轴对齐伸缩项目</w:t>
            </w:r>
            <w:r>
              <w:rPr>
                <w:rFonts w:hint="eastAsia"/>
                <w:lang w:eastAsia="zh-CN"/>
              </w:rPr>
              <w:t>：</w:t>
            </w:r>
            <w:r>
              <w:rPr>
                <w:rFonts w:hint="eastAsia"/>
              </w:rPr>
              <w:t>justify-content</w:t>
            </w:r>
          </w:p>
          <w:p>
            <w:pPr>
              <w:pStyle w:val="30"/>
              <w:rPr>
                <w:rFonts w:hint="eastAsia"/>
              </w:rPr>
            </w:pPr>
            <w:r>
              <w:rPr>
                <w:rFonts w:hint="eastAsia"/>
              </w:rPr>
              <w:t>侧轴对齐伸缩项目</w:t>
            </w:r>
            <w:r>
              <w:rPr>
                <w:rFonts w:hint="eastAsia"/>
                <w:lang w:eastAsia="zh-CN"/>
              </w:rPr>
              <w:t>：</w:t>
            </w:r>
            <w:r>
              <w:rPr>
                <w:rFonts w:hint="eastAsia"/>
              </w:rPr>
              <w:t>align-items</w:t>
            </w:r>
            <w:r>
              <w:rPr>
                <w:rFonts w:hint="eastAsia"/>
                <w:lang w:val="en-US" w:eastAsia="zh-CN"/>
              </w:rPr>
              <w:t xml:space="preserve"> align-self</w:t>
            </w:r>
          </w:p>
          <w:p>
            <w:pPr>
              <w:pStyle w:val="30"/>
              <w:rPr>
                <w:rFonts w:hint="eastAsia"/>
              </w:rPr>
            </w:pPr>
            <w:r>
              <w:rPr>
                <w:rFonts w:hint="eastAsia"/>
              </w:rPr>
              <w:t>伸缩项目堆栈伸缩行</w:t>
            </w:r>
            <w:r>
              <w:rPr>
                <w:rFonts w:hint="eastAsia"/>
                <w:lang w:eastAsia="zh-CN"/>
              </w:rPr>
              <w:t>：</w:t>
            </w:r>
            <w:r>
              <w:rPr>
                <w:rFonts w:hint="eastAsia"/>
              </w:rPr>
              <w:t>align-content</w:t>
            </w:r>
          </w:p>
          <w:p>
            <w:pPr>
              <w:pStyle w:val="30"/>
              <w:rPr>
                <w:rFonts w:hint="eastAsia"/>
              </w:rPr>
            </w:pPr>
          </w:p>
          <w:p>
            <w:pPr>
              <w:pStyle w:val="30"/>
            </w:pPr>
            <w:r>
              <w:rPr>
                <w:rFonts w:hint="eastAsia"/>
              </w:rPr>
              <w:t>您还可以调准伸缩行在伸缩容器里的对齐方式</w:t>
            </w:r>
            <w:r>
              <w:rPr>
                <w:rFonts w:hint="eastAsia"/>
                <w:lang w:eastAsia="zh-CN"/>
              </w:rPr>
              <w:t>：</w:t>
            </w:r>
            <w:r>
              <w:rPr>
                <w:rFonts w:hint="eastAsia"/>
                <w:lang w:val="en-US" w:eastAsia="zh-CN"/>
              </w:rPr>
              <w:t>flex-flow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5" w:hRule="atLeast"/>
        </w:trPr>
        <w:tc>
          <w:tcPr>
            <w:tcW w:w="1923" w:type="dxa"/>
            <w:vMerge w:val="restart"/>
            <w:vAlign w:val="top"/>
          </w:tcPr>
          <w:p>
            <w:pPr>
              <w:pStyle w:val="27"/>
            </w:pPr>
            <w:bookmarkStart w:id="33" w:name="_Toc9167"/>
            <w:r>
              <w:rPr>
                <w:rFonts w:hint="eastAsia"/>
              </w:rPr>
              <w:t>主轴对齐justify-content</w:t>
            </w:r>
            <w:bookmarkEnd w:id="33"/>
          </w:p>
          <w:p>
            <w:pPr>
              <w:pStyle w:val="27"/>
              <w:ind w:firstLine="0" w:firstLineChars="0"/>
              <w:rPr>
                <w:rFonts w:hint="eastAsia"/>
                <w:vertAlign w:val="baseline"/>
                <w:lang w:val="en-US" w:eastAsia="zh-CN"/>
              </w:rPr>
            </w:pPr>
          </w:p>
        </w:tc>
        <w:tc>
          <w:tcPr>
            <w:tcW w:w="8949" w:type="dxa"/>
            <w:gridSpan w:val="2"/>
            <w:vAlign w:val="top"/>
          </w:tcPr>
          <w:p>
            <w:pPr>
              <w:pStyle w:val="30"/>
              <w:rPr>
                <w:rFonts w:hint="eastAsia"/>
              </w:rPr>
            </w:pPr>
            <w:r>
              <w:rPr>
                <w:rFonts w:hint="eastAsia"/>
              </w:rPr>
              <w:t>伸缩容器的 </w:t>
            </w:r>
            <w:r>
              <w:rPr>
                <w:rFonts w:hint="default"/>
              </w:rPr>
              <w:t>justify-content</w:t>
            </w:r>
            <w:r>
              <w:rPr>
                <w:rFonts w:hint="eastAsia"/>
              </w:rPr>
              <w:t> 属性主要用来设置伸缩项目沿主轴的对齐方式，从而调整伸缩项目之间的间距。</w:t>
            </w:r>
          </w:p>
          <w:p>
            <w:pPr>
              <w:pStyle w:val="30"/>
              <w:ind w:left="0" w:leftChars="0" w:firstLine="0" w:firstLineChars="0"/>
              <w:rPr>
                <w:rFonts w:hint="eastAsia"/>
              </w:rPr>
            </w:pPr>
          </w:p>
          <w:p>
            <w:pPr>
              <w:pStyle w:val="30"/>
            </w:pPr>
            <w:r>
              <w:rPr>
                <w:rFonts w:hint="eastAsia"/>
              </w:rPr>
              <w:t>flex-start：</w:t>
            </w:r>
            <w:r>
              <w:rPr>
                <w:rFonts w:hint="eastAsia"/>
                <w:lang w:eastAsia="zh-CN"/>
              </w:rPr>
              <w:t>（默认值）</w:t>
            </w:r>
            <w:r>
              <w:rPr>
                <w:rFonts w:hint="eastAsia"/>
              </w:rPr>
              <w:t>伸缩项目向一行的起始位置靠齐。该行的第一个伸缩项目在主轴起点边的外边距与该行在主轴起点的边对齐，同时所有后续的伸缩项目与其前一个项目对齐。</w:t>
            </w:r>
          </w:p>
          <w:p>
            <w:pPr>
              <w:pStyle w:val="30"/>
            </w:pPr>
            <w:r>
              <w:rPr>
                <w:rFonts w:hint="eastAsia"/>
              </w:rPr>
              <w:t>flex-end：伸缩项目向一行的结束位置靠齐。该行的最后一个伸缩项目在主轴终点边的外边距与该行在主轴终点的边对齐，同时所有前面的伸缩项目与其后一个项目对齐。</w:t>
            </w:r>
          </w:p>
          <w:p>
            <w:pPr>
              <w:pStyle w:val="30"/>
            </w:pPr>
            <w:r>
              <w:rPr>
                <w:rFonts w:hint="eastAsia"/>
              </w:rPr>
              <w:t>center：伸缩项目向一行的中间位置靠齐。该行的伸缩项目将相互对齐并在行中居中对齐，同时第一个项目与该行的在主轴起点的边的距离等同与最后一个项目与该行在主轴终点的边的距离（如果剩余空间是负数，则保持两端溢出的长度相等）。</w:t>
            </w:r>
          </w:p>
          <w:p>
            <w:pPr>
              <w:pStyle w:val="30"/>
            </w:pPr>
            <w:r>
              <w:rPr>
                <w:rFonts w:hint="eastAsia"/>
              </w:rPr>
              <w:t>space-between：伸缩项目会平均地分布在一行里。如果剩余空间是负数，或该行只有一个伸缩项目，则此值等效于「flex-start」。在其它情况下，第一个项目在主轴起点边的外边距会与该行在主轴起点的边对齐，同时最后一个项目在主轴终点边的外边距与该行在主轴终点的边对齐，而剩下的伸缩项目在确保两两之间的空白空间相等下平均分布。</w:t>
            </w:r>
          </w:p>
          <w:p>
            <w:pPr>
              <w:pStyle w:val="30"/>
              <w:rPr>
                <w:rFonts w:hint="eastAsia"/>
              </w:rPr>
            </w:pPr>
            <w:r>
              <w:rPr>
                <w:rFonts w:hint="default"/>
              </w:rPr>
              <w:t>space-around</w:t>
            </w:r>
            <w:r>
              <w:rPr>
                <w:rFonts w:hint="eastAsia"/>
                <w:lang w:eastAsia="zh-CN"/>
              </w:rPr>
              <w:t>：</w:t>
            </w:r>
            <w:r>
              <w:rPr>
                <w:rFonts w:hint="eastAsia"/>
              </w:rPr>
              <w:t>伸缩项目会平均地分布在行里，两端保留一半的空间</w:t>
            </w:r>
            <w:r>
              <w:rPr>
                <w:rFonts w:hint="eastAsia"/>
                <w:lang w:eastAsia="zh-CN"/>
              </w:rPr>
              <w:t>；空白会平均分；</w:t>
            </w:r>
          </w:p>
          <w:p>
            <w:pPr>
              <w:pStyle w:val="30"/>
              <w:rPr>
                <w:rFonts w:hint="eastAsia"/>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"http://www.w3cplus.com/sites/default/files/styles/print_image/public/blogs/2013/flexbox-basics-6.jpg"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213735" cy="1735455"/>
                  <wp:effectExtent l="0" t="0" r="5715" b="17145"/>
                  <wp:docPr id="68"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5" descr="IMG_256"/>
                          <pic:cNvPicPr>
                            <a:picLocks noChangeAspect="1"/>
                          </pic:cNvPicPr>
                        </pic:nvPicPr>
                        <pic:blipFill>
                          <a:blip r:embed="rId15"/>
                          <a:stretch>
                            <a:fillRect/>
                          </a:stretch>
                        </pic:blipFill>
                        <pic:spPr>
                          <a:xfrm>
                            <a:off x="0" y="0"/>
                            <a:ext cx="3213735" cy="173545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0"/>
              <w:rPr>
                <w:rFonts w:hint="eastAsia"/>
              </w:rPr>
            </w:pPr>
            <w:r>
              <w:t>flex-start,</w:t>
            </w:r>
            <w:r>
              <w:rPr>
                <w:rFonts w:hint="eastAsia"/>
              </w:rPr>
              <w:t> </w:t>
            </w:r>
            <w:r>
              <w:rPr>
                <w:rFonts w:hint="default"/>
              </w:rPr>
              <w:t>flex-end</w:t>
            </w:r>
            <w:r>
              <w:rPr>
                <w:rFonts w:hint="eastAsia"/>
              </w:rPr>
              <w:t>, 和 </w:t>
            </w:r>
            <w:r>
              <w:rPr>
                <w:rFonts w:hint="default"/>
              </w:rPr>
              <w:t>center</w:t>
            </w:r>
            <w:r>
              <w:rPr>
                <w:rFonts w:hint="eastAsia"/>
              </w:rPr>
              <w:t> 一看就懂。</w:t>
            </w:r>
          </w:p>
          <w:p>
            <w:pPr>
              <w:pStyle w:val="30"/>
            </w:pPr>
            <w:r>
              <w:rPr>
                <w:rFonts w:hint="default"/>
              </w:rPr>
              <w:t>space-between</w:t>
            </w:r>
            <w:r>
              <w:rPr>
                <w:rFonts w:hint="eastAsia"/>
              </w:rPr>
              <w:t> 和 </w:t>
            </w:r>
            <w:r>
              <w:rPr>
                <w:rFonts w:hint="default"/>
              </w:rPr>
              <w:t>space-around</w:t>
            </w:r>
            <w:r>
              <w:rPr>
                <w:rFonts w:hint="eastAsia"/>
              </w:rPr>
              <w:t> 则是分配伸缩项目之间空白空间的不同方法。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23" w:type="dxa"/>
            <w:vMerge w:val="continue"/>
            <w:vAlign w:val="top"/>
          </w:tcPr>
          <w:p>
            <w:pPr>
              <w:pStyle w:val="27"/>
              <w:ind w:firstLine="0" w:firstLineChars="0"/>
              <w:rPr>
                <w:rFonts w:hint="eastAsia"/>
                <w:vertAlign w:val="baseline"/>
                <w:lang w:val="en-US" w:eastAsia="zh-CN"/>
              </w:rPr>
            </w:pPr>
          </w:p>
        </w:tc>
        <w:tc>
          <w:tcPr>
            <w:tcW w:w="8949" w:type="dxa"/>
            <w:gridSpan w:val="2"/>
            <w:vAlign w:val="top"/>
          </w:tcPr>
          <w:p>
            <w:pPr>
              <w:pStyle w:val="30"/>
              <w:rPr>
                <w:rFonts w:hint="eastAsia"/>
              </w:rPr>
            </w:pPr>
            <w:r>
              <w:rPr>
                <w:rFonts w:hint="eastAsia"/>
                <w:lang w:eastAsia="zh-CN"/>
              </w:rPr>
              <w:t>？？？</w:t>
            </w:r>
            <w:r>
              <w:rPr>
                <w:rFonts w:hint="eastAsia"/>
              </w:rPr>
              <w:t>设置了这个属性，在主轴方向上设置的任何margin都不会起作用。</w:t>
            </w:r>
          </w:p>
          <w:p>
            <w:pPr>
              <w:pStyle w:val="30"/>
              <w:rPr>
                <w:rFonts w:hint="eastAsia"/>
                <w:sz w:val="16"/>
                <w:szCs w:val="16"/>
              </w:rPr>
            </w:pPr>
            <w:r>
              <w:rPr>
                <w:rFonts w:hint="eastAsia"/>
                <w:sz w:val="16"/>
                <w:szCs w:val="16"/>
              </w:rPr>
              <w:t>为伸缩项目设置了一个百分比宽度</w:t>
            </w:r>
            <w:r>
              <w:rPr>
                <w:rFonts w:hint="eastAsia"/>
                <w:sz w:val="16"/>
                <w:szCs w:val="16"/>
                <w:lang w:eastAsia="zh-CN"/>
              </w:rPr>
              <w:t>，</w:t>
            </w:r>
            <w:r>
              <w:rPr>
                <w:rFonts w:hint="eastAsia"/>
                <w:sz w:val="16"/>
                <w:szCs w:val="16"/>
              </w:rPr>
              <w:t>然后在伸缩容器设置了一个值，证明伸缩项目在主轴方向的margin不起作用：</w:t>
            </w:r>
          </w:p>
          <w:p>
            <w:pPr>
              <w:pStyle w:val="33"/>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flex-flow: </w:t>
            </w:r>
            <w:r>
              <w:rPr>
                <w:rFonts w:hint="default" w:ascii="Consolas" w:hAnsi="Consolas" w:eastAsia="Consolas" w:cs="Consolas"/>
                <w:color w:val="00002A"/>
                <w:sz w:val="16"/>
                <w:szCs w:val="16"/>
                <w:shd w:val="clear" w:fill="FFFFFF"/>
              </w:rPr>
              <w:t>row nowrap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align-items: </w:t>
            </w:r>
            <w:r>
              <w:rPr>
                <w:rFonts w:hint="default" w:ascii="Consolas" w:hAnsi="Consolas" w:eastAsia="Consolas" w:cs="Consolas"/>
                <w:color w:val="00002A"/>
                <w:sz w:val="16"/>
                <w:szCs w:val="16"/>
                <w:shd w:val="clear" w:fill="FFFFFF"/>
              </w:rPr>
              <w:t>stretch</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垂直等高</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justify-content: </w:t>
            </w:r>
            <w:r>
              <w:rPr>
                <w:rFonts w:hint="default" w:ascii="Consolas" w:hAnsi="Consolas" w:eastAsia="Consolas" w:cs="Consolas"/>
                <w:color w:val="00002A"/>
                <w:sz w:val="16"/>
                <w:szCs w:val="16"/>
                <w:shd w:val="clear" w:fill="FFFFFF"/>
              </w:rPr>
              <w:t>space-around</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内容与空白平均分</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b/>
                <w:color w:val="B51615"/>
                <w:sz w:val="16"/>
                <w:szCs w:val="16"/>
                <w:shd w:val="clear" w:fill="FFFFFF"/>
              </w:rPr>
              <w:t xml:space="preserve">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limegreen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#first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25</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#second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40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#third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25</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"first"</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"second"</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"third"</w:t>
            </w:r>
            <w:r>
              <w:rPr>
                <w:rFonts w:hint="default" w:ascii="Consolas" w:hAnsi="Consolas" w:eastAsia="Consolas" w:cs="Consolas"/>
                <w:color w:val="000000"/>
                <w:sz w:val="16"/>
                <w:szCs w:val="16"/>
                <w:shd w:val="clear" w:fill="FFFFFF"/>
              </w:rPr>
              <w:t>&gt;3&lt;/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rFonts w:hint="eastAsia"/>
                <w:sz w:val="16"/>
                <w:szCs w:val="16"/>
              </w:rPr>
            </w:pPr>
            <w:r>
              <w:rPr>
                <w:sz w:val="16"/>
                <w:szCs w:val="16"/>
              </w:rPr>
              <w:drawing>
                <wp:inline distT="0" distB="0" distL="114300" distR="114300">
                  <wp:extent cx="2851150" cy="1325245"/>
                  <wp:effectExtent l="0" t="0" r="6350" b="8255"/>
                  <wp:docPr id="7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7"/>
                          <pic:cNvPicPr>
                            <a:picLocks noChangeAspect="1"/>
                          </pic:cNvPicPr>
                        </pic:nvPicPr>
                        <pic:blipFill>
                          <a:blip r:embed="rId16"/>
                          <a:stretch>
                            <a:fillRect/>
                          </a:stretch>
                        </pic:blipFill>
                        <pic:spPr>
                          <a:xfrm>
                            <a:off x="0" y="0"/>
                            <a:ext cx="2851150" cy="13252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pPr>
            <w:bookmarkStart w:id="34" w:name="_Toc19038"/>
            <w:r>
              <w:rPr>
                <w:rFonts w:hint="default"/>
              </w:rPr>
              <w:t>侧轴对齐</w:t>
            </w:r>
            <w:r>
              <w:rPr>
                <w:rFonts w:hint="default"/>
              </w:rPr>
              <w:fldChar w:fldCharType="begin"/>
            </w:r>
            <w:r>
              <w:rPr>
                <w:rFonts w:hint="default"/>
              </w:rPr>
              <w:instrText xml:space="preserve"> HYPERLINK "https://www.w3.org/html/ig/zh/wiki/Css3-flexbox/zh-hans" \l "align-items" </w:instrText>
            </w:r>
            <w:r>
              <w:rPr>
                <w:rFonts w:hint="default"/>
              </w:rPr>
              <w:fldChar w:fldCharType="separate"/>
            </w:r>
            <w:r>
              <w:t>align-items</w:t>
            </w:r>
            <w:r>
              <w:rPr>
                <w:rFonts w:hint="default"/>
              </w:rPr>
              <w:fldChar w:fldCharType="end"/>
            </w:r>
            <w:r>
              <w:rPr>
                <w:rFonts w:hint="eastAsia"/>
                <w:lang w:val="en-US" w:eastAsia="zh-CN"/>
              </w:rPr>
              <w:t>(</w:t>
            </w:r>
            <w:r>
              <w:rPr>
                <w:rFonts w:hint="default"/>
              </w:rPr>
              <w:fldChar w:fldCharType="begin"/>
            </w:r>
            <w:r>
              <w:rPr>
                <w:rFonts w:hint="default"/>
              </w:rPr>
              <w:instrText xml:space="preserve"> HYPERLINK "https://www.w3.org/html/ig/zh/wiki/Css3-flexbox/zh-hans" \l "align-self" </w:instrText>
            </w:r>
            <w:r>
              <w:rPr>
                <w:rFonts w:hint="default"/>
              </w:rPr>
              <w:fldChar w:fldCharType="separate"/>
            </w:r>
            <w:r>
              <w:rPr>
                <w:rFonts w:hint="default"/>
              </w:rPr>
              <w:t>align-self</w:t>
            </w:r>
            <w:r>
              <w:rPr>
                <w:rFonts w:hint="default"/>
              </w:rPr>
              <w:fldChar w:fldCharType="end"/>
            </w:r>
            <w:r>
              <w:rPr>
                <w:rFonts w:hint="eastAsia"/>
                <w:lang w:val="en-US" w:eastAsia="zh-CN"/>
              </w:rPr>
              <w:t>)</w:t>
            </w:r>
            <w:bookmarkEnd w:id="34"/>
          </w:p>
          <w:p>
            <w:pPr>
              <w:rPr>
                <w:rFonts w:hint="eastAsia"/>
                <w:lang w:val="en-US" w:eastAsia="zh-CN"/>
              </w:rPr>
            </w:pPr>
          </w:p>
        </w:tc>
        <w:tc>
          <w:tcPr>
            <w:tcW w:w="8949" w:type="dxa"/>
            <w:gridSpan w:val="2"/>
            <w:vAlign w:val="top"/>
          </w:tcPr>
          <w:p>
            <w:pPr>
              <w:pStyle w:val="30"/>
              <w:rPr>
                <w:rFonts w:hint="eastAsia"/>
                <w:lang w:val="en-US" w:eastAsia="zh-CN"/>
              </w:rPr>
            </w:pPr>
            <w:r>
              <w:rPr>
                <w:rFonts w:hint="default"/>
              </w:rPr>
              <w:t>align-items</w:t>
            </w:r>
            <w:r>
              <w:rPr>
                <w:rFonts w:hint="eastAsia"/>
              </w:rPr>
              <w:t> 是一个和 </w:t>
            </w:r>
            <w:r>
              <w:rPr>
                <w:rFonts w:hint="default"/>
              </w:rPr>
              <w:t>justify-content</w:t>
            </w:r>
            <w:r>
              <w:rPr>
                <w:rFonts w:hint="eastAsia"/>
              </w:rPr>
              <w:t> 相呼应的属性</w:t>
            </w:r>
            <w:r>
              <w:rPr>
                <w:rFonts w:hint="eastAsia"/>
                <w:lang w:eastAsia="zh-CN"/>
              </w:rPr>
              <w:t>，用于</w:t>
            </w:r>
            <w:r>
              <w:rPr>
                <w:rFonts w:hint="eastAsia"/>
              </w:rPr>
              <w:t>调整伸缩项目在侧轴上的定位方式</w:t>
            </w:r>
            <w:r>
              <w:rPr>
                <w:rFonts w:hint="eastAsia"/>
                <w:lang w:eastAsia="zh-CN"/>
              </w:rPr>
              <w:t>，</w:t>
            </w:r>
            <w:r>
              <w:rPr>
                <w:rFonts w:hint="eastAsia"/>
              </w:rPr>
              <w:t>它充许您调整伸缩项目在侧轴的对齐方式，可以用来设置伸缩容器中包括匿名伸缩项目的所有项目的对齐方式</w:t>
            </w:r>
            <w:r>
              <w:rPr>
                <w:rFonts w:hint="eastAsia"/>
                <w:lang w:eastAsia="zh-CN"/>
              </w:rPr>
              <w:t>。</w:t>
            </w:r>
          </w:p>
          <w:p>
            <w:pPr>
              <w:pStyle w:val="30"/>
              <w:rPr>
                <w:rFonts w:hint="eastAsia"/>
              </w:rPr>
            </w:pPr>
          </w:p>
          <w:p>
            <w:pPr>
              <w:pStyle w:val="30"/>
            </w:pPr>
            <w:r>
              <w:rPr>
                <w:rFonts w:hint="eastAsia"/>
              </w:rPr>
              <w:t>flex-start：</w:t>
            </w:r>
            <w:r>
              <w:rPr>
                <w:rFonts w:hint="eastAsia"/>
                <w:lang w:val="en-US" w:eastAsia="zh-CN"/>
              </w:rPr>
              <w:t>(默认值)</w:t>
            </w:r>
            <w:r>
              <w:rPr>
                <w:rFonts w:hint="eastAsia"/>
              </w:rPr>
              <w:t>伸缩项目在侧轴起点边的外边距紧靠住该行在侧轴起点的边。</w:t>
            </w:r>
          </w:p>
          <w:p>
            <w:pPr>
              <w:pStyle w:val="30"/>
            </w:pPr>
            <w:r>
              <w:rPr>
                <w:rFonts w:hint="eastAsia"/>
              </w:rPr>
              <w:t>flex-end：伸缩项目在侧轴终点边的外边距靠住该行在侧轴终点的边。</w:t>
            </w:r>
          </w:p>
          <w:p>
            <w:pPr>
              <w:pStyle w:val="30"/>
            </w:pPr>
            <w:r>
              <w:rPr>
                <w:rFonts w:hint="eastAsia"/>
              </w:rPr>
              <w:t>center：伸缩项目的外边距盒在该行的侧轴上居中放置。（如果伸缩行的尺寸小于伸缩项目，则伸缩项目会向两个方向溢出相同的量）。</w:t>
            </w:r>
          </w:p>
          <w:p>
            <w:pPr>
              <w:pStyle w:val="30"/>
              <w:rPr>
                <w:rFonts w:hint="eastAsia"/>
              </w:rPr>
            </w:pPr>
            <w:r>
              <w:rPr>
                <w:rFonts w:hint="eastAsia"/>
              </w:rPr>
              <w:t>stretch：伸缩项目拉伸，填满整个侧轴</w:t>
            </w:r>
            <w:r>
              <w:rPr>
                <w:rFonts w:hint="eastAsia"/>
                <w:lang w:eastAsia="zh-CN"/>
              </w:rPr>
              <w:t>；</w:t>
            </w:r>
            <w:r>
              <w:rPr>
                <w:rFonts w:hint="eastAsia"/>
              </w:rPr>
              <w:t>它会将伸缩项目从侧轴起点拉伸到侧轴终点。</w:t>
            </w:r>
          </w:p>
          <w:p>
            <w:pPr>
              <w:pStyle w:val="30"/>
              <w:rPr>
                <w:rFonts w:hint="eastAsia"/>
              </w:rPr>
            </w:pPr>
            <w:r>
              <w:rPr>
                <w:rFonts w:hint="default"/>
              </w:rPr>
              <w:t>baseline</w:t>
            </w:r>
            <w:r>
              <w:rPr>
                <w:rFonts w:hint="eastAsia"/>
                <w:lang w:eastAsia="zh-CN"/>
              </w:rPr>
              <w:t>：</w:t>
            </w:r>
            <w:r>
              <w:rPr>
                <w:rFonts w:hint="eastAsia"/>
              </w:rPr>
              <w:t>让伸缩项目与它们的基线对齐。基线根据伸缩项目的内容计算得到。</w:t>
            </w:r>
          </w:p>
          <w:p>
            <w:pPr>
              <w:pStyle w:val="30"/>
              <w:rPr>
                <w:rFonts w:hint="eastAsia"/>
              </w:rPr>
            </w:pPr>
          </w:p>
          <w:p>
            <w:pPr>
              <w:pStyle w:val="30"/>
            </w:pPr>
            <w:r>
              <w:rPr>
                <w:rFonts w:hint="eastAsia"/>
              </w:rPr>
              <w:t>为了更形像的理解"align-items"各个属性值对应在侧轴上的效果，可以参考下图：</w:t>
            </w:r>
          </w:p>
          <w:p>
            <w:pPr>
              <w:pStyle w:val="30"/>
              <w:rPr>
                <w:lang w:val="en-US"/>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"http://www.w3cplus.com/sites/default/files/styles/print_image/public/blogs/2013/flexbox-basics-4.jpg"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933700" cy="2092960"/>
                  <wp:effectExtent l="0" t="0" r="0" b="2540"/>
                  <wp:docPr id="70"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3" descr="IMG_256"/>
                          <pic:cNvPicPr>
                            <a:picLocks noChangeAspect="1"/>
                          </pic:cNvPicPr>
                        </pic:nvPicPr>
                        <pic:blipFill>
                          <a:blip r:embed="rId17"/>
                          <a:stretch>
                            <a:fillRect/>
                          </a:stretch>
                        </pic:blipFill>
                        <pic:spPr>
                          <a:xfrm>
                            <a:off x="0" y="0"/>
                            <a:ext cx="2933700" cy="2092960"/>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lang w:val="en-US" w:eastAsia="zh-CN"/>
              </w:rPr>
              <w:t xml:space="preserve"> </w:t>
            </w:r>
          </w:p>
          <w:p>
            <w:pPr>
              <w:pStyle w:val="30"/>
              <w:rPr>
                <w:rFonts w:hint="eastAsia"/>
              </w:rPr>
            </w:pPr>
            <w:r>
              <w:rPr>
                <w:rFonts w:hint="eastAsia"/>
              </w:rPr>
              <w:t>这些都是术语解释，只有动手去尝试，调整不同的值，才能知道各个属性值所代表的运行效果，大家可以看看下图所运行的效果。</w:t>
            </w:r>
          </w:p>
          <w:p>
            <w:pPr>
              <w:pStyle w:val="30"/>
              <w:rPr>
                <w:rFonts w:hint="eastAsia"/>
              </w:rPr>
            </w:pPr>
            <w:r>
              <w:rPr>
                <w:rFonts w:hint="eastAsia"/>
              </w:rPr>
              <w:t>往往所有列表项的内容无法填满父元素的整个高度，特别是在不知道宽度和高度的视窗变化之下。很多情况之下为了让这些列实现等高效果，是一件多么可怕的事情，而且很多时间都浪费在一些呆反的解决方案和处理兼容上，比如说设置一个等高的效果，使用假的列？</w:t>
            </w:r>
          </w:p>
          <w:p>
            <w:pPr>
              <w:pStyle w:val="30"/>
              <w:rPr>
                <w:rFonts w:hint="eastAsia"/>
              </w:rPr>
            </w:pPr>
            <w:r>
              <w:rPr>
                <w:rFonts w:hint="eastAsia"/>
                <w:u w:val="single"/>
              </w:rPr>
              <w:t>如果你执着于等高的解决方案，你不仿移步看看这篇教程《</w:t>
            </w:r>
            <w:r>
              <w:rPr>
                <w:rFonts w:hint="eastAsia"/>
                <w:u w:val="single"/>
              </w:rPr>
              <w:fldChar w:fldCharType="begin"/>
            </w:r>
            <w:r>
              <w:rPr>
                <w:rFonts w:hint="eastAsia"/>
                <w:u w:val="single"/>
              </w:rPr>
              <w:instrText xml:space="preserve"> HYPERLINK "http://www.w3cplus.com/css/creaet-equal-height-columns" \t "http://www.w3cplus.com/css3/_blank" </w:instrText>
            </w:r>
            <w:r>
              <w:rPr>
                <w:rFonts w:hint="eastAsia"/>
                <w:u w:val="single"/>
              </w:rPr>
              <w:fldChar w:fldCharType="separate"/>
            </w:r>
            <w:r>
              <w:rPr>
                <w:rStyle w:val="21"/>
                <w:rFonts w:hint="eastAsia" w:ascii="微软雅黑" w:hAnsi="微软雅黑" w:eastAsia="微软雅黑" w:cs="微软雅黑"/>
                <w:b w:val="0"/>
                <w:i w:val="0"/>
                <w:caps w:val="0"/>
                <w:color w:val="29B4F0"/>
                <w:spacing w:val="0"/>
                <w:szCs w:val="21"/>
                <w:u w:val="single"/>
                <w:shd w:val="clear" w:fill="EEEEEE"/>
              </w:rPr>
              <w:t>八种创建等高列布局</w:t>
            </w:r>
            <w:r>
              <w:rPr>
                <w:rFonts w:hint="eastAsia"/>
                <w:u w:val="single"/>
              </w:rPr>
              <w:fldChar w:fldCharType="end"/>
            </w:r>
            <w:r>
              <w:rPr>
                <w:rFonts w:hint="eastAsia"/>
                <w:u w:val="single"/>
              </w:rPr>
              <w:t>》。——大漠</w:t>
            </w:r>
            <w:r>
              <w:rPr>
                <w:rFonts w:hint="eastAsia"/>
                <w:u w:val="singl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pPr>
            <w:bookmarkStart w:id="35" w:name="_Toc24025"/>
            <w:r>
              <w:rPr>
                <w:rFonts w:hint="default"/>
              </w:rPr>
              <w:t>堆栈伸缩行</w:t>
            </w:r>
            <w:r>
              <w:rPr>
                <w:rFonts w:hint="eastAsia"/>
                <w:lang w:val="en-US" w:eastAsia="zh-CN"/>
              </w:rPr>
              <w:t xml:space="preserve"> </w:t>
            </w:r>
            <w:r>
              <w:rPr>
                <w:rFonts w:hint="default"/>
              </w:rPr>
              <w:fldChar w:fldCharType="begin"/>
            </w:r>
            <w:r>
              <w:rPr>
                <w:rFonts w:hint="default"/>
              </w:rPr>
              <w:instrText xml:space="preserve"> HYPERLINK "https://www.w3.org/html/ig/zh/wiki/Css3-flexbox/zh-hans" \l "align-content" </w:instrText>
            </w:r>
            <w:r>
              <w:rPr>
                <w:rFonts w:hint="default"/>
              </w:rPr>
              <w:fldChar w:fldCharType="separate"/>
            </w:r>
            <w:r>
              <w:t>align-content</w:t>
            </w:r>
            <w:r>
              <w:rPr>
                <w:rFonts w:hint="default"/>
              </w:rPr>
              <w:fldChar w:fldCharType="end"/>
            </w:r>
            <w:bookmarkEnd w:id="35"/>
          </w:p>
          <w:p>
            <w:pPr>
              <w:rPr>
                <w:rFonts w:hint="eastAsia"/>
                <w:lang w:val="en-US" w:eastAsia="zh-CN"/>
              </w:rPr>
            </w:pPr>
          </w:p>
        </w:tc>
        <w:tc>
          <w:tcPr>
            <w:tcW w:w="8949" w:type="dxa"/>
            <w:gridSpan w:val="2"/>
            <w:vAlign w:val="top"/>
          </w:tcPr>
          <w:p>
            <w:pPr>
              <w:pStyle w:val="30"/>
              <w:rPr>
                <w:rFonts w:hint="eastAsia"/>
              </w:rPr>
            </w:pPr>
            <w:r>
              <w:rPr>
                <w:rFonts w:hint="eastAsia"/>
              </w:rPr>
              <w:t>当伸缩容器的侧轴还有多余空间时，「align-content」属性可以用来调准</w:t>
            </w:r>
            <w:r>
              <w:rPr>
                <w:rFonts w:hint="eastAsia"/>
                <w:u w:val="single"/>
              </w:rPr>
              <w:t>伸缩行在伸缩容器里的对齐方式</w:t>
            </w:r>
            <w:r>
              <w:rPr>
                <w:rFonts w:hint="eastAsia"/>
              </w:rPr>
              <w:t>，各属性值的意义如下：</w:t>
            </w:r>
          </w:p>
          <w:p>
            <w:pPr>
              <w:pStyle w:val="30"/>
            </w:pPr>
            <w:r>
              <w:rPr>
                <w:rFonts w:hint="eastAsia"/>
              </w:rPr>
              <w:t>flex-start：各行向伸缩容器的起点位置堆叠。伸缩容器中第一行在侧轴起点的边会紧靠住伸缩容器在侧轴起点的边，之后的每一行都紧靠住前面一行。</w:t>
            </w:r>
          </w:p>
          <w:p>
            <w:pPr>
              <w:pStyle w:val="30"/>
            </w:pPr>
            <w:r>
              <w:rPr>
                <w:rFonts w:hint="eastAsia"/>
              </w:rPr>
              <w:t>flex-end：各行向伸缩容器的结束位置堆叠。伸缩容器中最后一行在侧轴终点的边会紧靠住该伸缩容器在侧轴终点的边，之前的每一行都紧靠住后面一行。</w:t>
            </w:r>
          </w:p>
          <w:p>
            <w:pPr>
              <w:pStyle w:val="30"/>
            </w:pPr>
            <w:r>
              <w:rPr>
                <w:rFonts w:hint="eastAsia"/>
              </w:rPr>
              <w:t>center：各行向伸缩容器的中间位置堆叠。各行两两紧靠住同时在伸缩容器中居中对齐，保持伸缩容器在侧轴起点边的内容边和第一行之间的距离与该容器在侧轴终点边的内容边与第最后一行之间的距离相等。（如果剩下的空间是负数，则行的堆叠会向两个方向溢出的相等距离。）</w:t>
            </w:r>
          </w:p>
          <w:p>
            <w:pPr>
              <w:pStyle w:val="30"/>
            </w:pPr>
            <w:r>
              <w:rPr>
                <w:rFonts w:hint="eastAsia"/>
              </w:rPr>
              <w:t>space-between：各行在伸缩容器中平均分布。如果剩余的空间是负数或伸缩容器中只有一行，该值等效于「flex-start」。在其它情况下，第一行在侧轴起点的边会紧靠住伸缩容器在侧轴起点边的内容边，最后一行在侧轴终点的边会紧靠住伸缩容器在侧轴终点的内容边，剩余的行在保持两两之间的空间相等的状况下排列。</w:t>
            </w:r>
          </w:p>
          <w:p>
            <w:pPr>
              <w:pStyle w:val="30"/>
            </w:pPr>
            <w:r>
              <w:rPr>
                <w:rFonts w:hint="eastAsia"/>
              </w:rPr>
              <w:t>space-around：各行在伸缩容器中平均分布，在两边各有一半的空间。如果剩余的空间是负数或伸缩容器中只有一行，该值等效于「center」。在其它情况下，各行会在保持两两之间的空间相等，同时第一行前面及最后一行后面的空间是其他空间的一半的状况下排列。</w:t>
            </w:r>
          </w:p>
          <w:p>
            <w:pPr>
              <w:pStyle w:val="30"/>
              <w:rPr>
                <w:rFonts w:hint="eastAsia"/>
              </w:rPr>
            </w:pPr>
            <w:r>
              <w:rPr>
                <w:rFonts w:hint="eastAsia"/>
              </w:rPr>
              <w:t>stretch：各行将会伸展以占用剩余的空间。如果剩余的空间是负数，该值等效于「flex-start」。在其它情况下，剩余空间被所有行平分，扩大各行的侧轴尺寸。</w:t>
            </w:r>
          </w:p>
          <w:p>
            <w:pPr>
              <w:pStyle w:val="30"/>
              <w:rPr>
                <w:rFonts w:hint="eastAsia"/>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"https://www.w3.org/html/ig/zh/wiki/images/9/97/Align-content-example.png"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29840" cy="2099945"/>
                  <wp:effectExtent l="0" t="0" r="3810" b="14605"/>
                  <wp:docPr id="78"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2" descr="IMG_256"/>
                          <pic:cNvPicPr>
                            <a:picLocks noChangeAspect="1"/>
                          </pic:cNvPicPr>
                        </pic:nvPicPr>
                        <pic:blipFill>
                          <a:blip r:embed="rId18"/>
                          <a:stretch>
                            <a:fillRect/>
                          </a:stretch>
                        </pic:blipFill>
                        <pic:spPr>
                          <a:xfrm>
                            <a:off x="0" y="0"/>
                            <a:ext cx="2529840" cy="209994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0"/>
              <w:rPr>
                <w:rFonts w:hint="eastAsia"/>
                <w:lang w:eastAsia="zh-CN"/>
              </w:rPr>
            </w:pPr>
            <w:r>
              <w:rPr>
                <w:rFonts w:hint="eastAsia"/>
              </w:rPr>
              <w:t>align-content和align-items</w:t>
            </w:r>
            <w:r>
              <w:rPr>
                <w:rFonts w:hint="eastAsia"/>
                <w:lang w:eastAsia="zh-CN"/>
              </w:rPr>
              <w:t>、</w:t>
            </w:r>
            <w:r>
              <w:rPr>
                <w:rFonts w:hint="eastAsia"/>
              </w:rPr>
              <w:t>justify-content相似，但是不是对齐伸缩项目，它对齐的是伸缩行</w:t>
            </w:r>
            <w:r>
              <w:rPr>
                <w:rFonts w:hint="eastAsia"/>
                <w:lang w:eastAsia="zh-CN"/>
              </w:rPr>
              <w:t>；</w:t>
            </w:r>
          </w:p>
          <w:p>
            <w:pPr>
              <w:pStyle w:val="30"/>
            </w:pPr>
            <w:r>
              <w:t>注：只有多行的伸缩容器才会在侧轴上有多余的空间以供对齐，因为仅包含一行的伸缩容器中，唯一的一行会自动伸展填充全部的空间。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pStyle w:val="27"/>
              <w:rPr>
                <w:rFonts w:hint="eastAsia"/>
                <w:vertAlign w:val="baseline"/>
                <w:lang w:val="en-US" w:eastAsia="zh-CN"/>
              </w:rPr>
            </w:pPr>
            <w:bookmarkStart w:id="36" w:name="_Toc15075"/>
            <w:r>
              <w:rPr>
                <w:rFonts w:hint="eastAsia"/>
              </w:rPr>
              <w:t>flex-flow 伸缩方向与换行</w:t>
            </w:r>
            <w:bookmarkEnd w:id="36"/>
          </w:p>
        </w:tc>
        <w:tc>
          <w:tcPr>
            <w:tcW w:w="8949" w:type="dxa"/>
            <w:gridSpan w:val="2"/>
            <w:vAlign w:val="top"/>
          </w:tcPr>
          <w:p>
            <w:pPr>
              <w:pStyle w:val="30"/>
              <w:rPr>
                <w:rFonts w:hint="eastAsia"/>
              </w:rPr>
            </w:pPr>
            <w:r>
              <w:t>flex-flow</w:t>
            </w:r>
            <w:r>
              <w:rPr>
                <w:rFonts w:hint="eastAsia"/>
              </w:rPr>
              <w:t> 是 </w:t>
            </w:r>
            <w:r>
              <w:rPr>
                <w:rFonts w:hint="default"/>
              </w:rPr>
              <w:t>flex-direction</w:t>
            </w:r>
            <w:r>
              <w:rPr>
                <w:rFonts w:hint="eastAsia"/>
              </w:rPr>
              <w:t> 和 </w:t>
            </w:r>
            <w:r>
              <w:rPr>
                <w:rFonts w:hint="default"/>
              </w:rPr>
              <w:t>flex-wrap</w:t>
            </w:r>
            <w:r>
              <w:rPr>
                <w:rFonts w:hint="eastAsia"/>
              </w:rPr>
              <w:t> 的缩写。</w:t>
            </w:r>
          </w:p>
          <w:p>
            <w:pPr>
              <w:pStyle w:val="30"/>
              <w:rPr>
                <w:rFonts w:hint="eastAsia"/>
              </w:rPr>
            </w:pPr>
            <w:r>
              <w:rPr>
                <w:rFonts w:hint="eastAsia"/>
                <w:lang w:val="en-US" w:eastAsia="zh-CN"/>
              </w:rPr>
              <w:t xml:space="preserve">&gt; </w:t>
            </w:r>
            <w:r>
              <w:rPr>
                <w:rFonts w:hint="eastAsia"/>
              </w:rPr>
              <w:t>flex-direction</w:t>
            </w:r>
            <w:r>
              <w:rPr>
                <w:rFonts w:hint="eastAsia"/>
                <w:lang w:val="en-US" w:eastAsia="zh-CN"/>
              </w:rPr>
              <w:t xml:space="preserve"> : </w:t>
            </w:r>
            <w:r>
              <w:t>row</w:t>
            </w:r>
            <w:r>
              <w:rPr>
                <w:rFonts w:hint="eastAsia"/>
                <w:lang w:val="en-US" w:eastAsia="zh-CN"/>
              </w:rPr>
              <w:t xml:space="preserve"> </w:t>
            </w:r>
            <w:r>
              <w:t>column</w:t>
            </w:r>
            <w:r>
              <w:rPr>
                <w:rFonts w:hint="eastAsia"/>
                <w:lang w:val="en-US" w:eastAsia="zh-CN"/>
              </w:rPr>
              <w:t xml:space="preserve"> </w:t>
            </w:r>
            <w:r>
              <w:t>row-reverse</w:t>
            </w:r>
            <w:r>
              <w:rPr>
                <w:rFonts w:hint="eastAsia"/>
                <w:lang w:val="en-US" w:eastAsia="zh-CN"/>
              </w:rPr>
              <w:t xml:space="preserve"> </w:t>
            </w:r>
            <w:r>
              <w:t>column-reverse</w:t>
            </w:r>
          </w:p>
          <w:p>
            <w:pPr>
              <w:pStyle w:val="30"/>
              <w:rPr>
                <w:rFonts w:hint="eastAsia"/>
                <w:lang w:val="en-US" w:eastAsia="zh-CN"/>
              </w:rPr>
            </w:pPr>
            <w:r>
              <w:rPr>
                <w:rFonts w:hint="eastAsia"/>
                <w:lang w:val="en-US" w:eastAsia="zh-CN"/>
              </w:rPr>
              <w:t xml:space="preserve">&gt; </w:t>
            </w:r>
            <w:r>
              <w:rPr>
                <w:rFonts w:hint="eastAsia"/>
              </w:rPr>
              <w:t>flex-wrap</w:t>
            </w:r>
            <w:r>
              <w:rPr>
                <w:rFonts w:hint="eastAsia"/>
                <w:lang w:val="en-US" w:eastAsia="zh-CN"/>
              </w:rPr>
              <w:t xml:space="preserve"> : </w:t>
            </w:r>
            <w:r>
              <w:t>no-wrap</w:t>
            </w:r>
            <w:r>
              <w:rPr>
                <w:rFonts w:hint="eastAsia"/>
                <w:lang w:val="en-US" w:eastAsia="zh-CN"/>
              </w:rPr>
              <w:t xml:space="preserve"> </w:t>
            </w:r>
            <w:r>
              <w:t>wrap</w:t>
            </w:r>
            <w:r>
              <w:rPr>
                <w:rFonts w:hint="eastAsia"/>
                <w:lang w:val="en-US" w:eastAsia="zh-CN"/>
              </w:rPr>
              <w:t xml:space="preserve">  </w:t>
            </w:r>
            <w:r>
              <w:t>wrap-reverse</w:t>
            </w:r>
          </w:p>
          <w:p>
            <w:pPr>
              <w:pStyle w:val="30"/>
            </w:pPr>
          </w:p>
          <w:p>
            <w:pPr>
              <w:pStyle w:val="30"/>
            </w:pPr>
            <w:r>
              <w:rPr>
                <w:rFonts w:hint="eastAsia"/>
                <w:lang w:eastAsia="zh-CN"/>
              </w:rPr>
              <w:t>可以定义关键词</w:t>
            </w:r>
            <w:r>
              <w:rPr>
                <w:rFonts w:hint="eastAsia"/>
                <w:lang w:val="en-US" w:eastAsia="zh-CN"/>
              </w:rPr>
              <w:t>row、column来</w:t>
            </w:r>
            <w:r>
              <w:t>指定子元素布局是在一行还是一列显示。</w:t>
            </w:r>
          </w:p>
          <w:p>
            <w:pPr>
              <w:pStyle w:val="30"/>
              <w:rPr>
                <w:rFonts w:hint="eastAsia"/>
              </w:rPr>
            </w:pPr>
            <w:r>
              <w:t>可以定义关键词wrap来指定内容容器在新的一行（当父元素容器太小，flexbox元素想在同一行显示）。</w:t>
            </w:r>
            <w:r>
              <w:rPr>
                <w:rFonts w:hint="eastAsia"/>
                <w:lang w:val="en-US" w:eastAsia="zh-CN"/>
              </w:rPr>
              <w:t xml:space="preserve"> </w:t>
            </w:r>
          </w:p>
          <w:p>
            <w:pPr>
              <w:pStyle w:val="3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8949" w:type="dxa"/>
            <w:gridSpan w:val="2"/>
            <w:vAlign w:val="top"/>
          </w:tcPr>
          <w:p>
            <w:pPr>
              <w:pStyle w:val="32"/>
            </w:pPr>
            <w:r>
              <w:rPr>
                <w:rFonts w:hint="eastAsia"/>
              </w:rPr>
              <w:t>有关于flex-flow</w:t>
            </w:r>
          </w:p>
          <w:p>
            <w:pPr>
              <w:pStyle w:val="30"/>
              <w:rPr>
                <w:rFonts w:hint="eastAsia"/>
              </w:rPr>
            </w:pPr>
            <w:r>
              <w:rPr>
                <w:rFonts w:hint="eastAsia"/>
              </w:rPr>
              <w:t>flex-flow是用来伸缩行换行，flex-flow属性是同时设定“flex-direction(伸缩流的方向)”和“flex-wrap（伸缩行换行）”属性的缩写，两个属性决定了伸缩容器的主轴与侧轴。此属性主要适用于伸缩容器。在这篇文章的例子中，主要是“footer”元素。</w:t>
            </w:r>
          </w:p>
          <w:p>
            <w:pPr>
              <w:pStyle w:val="30"/>
              <w:rPr>
                <w:rFonts w:hint="eastAsia"/>
              </w:rPr>
            </w:pPr>
          </w:p>
          <w:p>
            <w:pPr>
              <w:pStyle w:val="32"/>
              <w:rPr>
                <w:rFonts w:hint="eastAsia"/>
              </w:rPr>
            </w:pPr>
            <w:r>
              <w:rPr>
                <w:rFonts w:hint="eastAsia"/>
              </w:rPr>
              <w:t>flex-direction</w:t>
            </w:r>
          </w:p>
          <w:p>
            <w:pPr>
              <w:pStyle w:val="30"/>
              <w:rPr>
                <w:rFonts w:hint="eastAsia"/>
              </w:rPr>
            </w:pPr>
            <w:r>
              <w:rPr>
                <w:rFonts w:hint="eastAsia"/>
              </w:rPr>
              <w:t>flex-direction属性可以用来设定伸缩容器的主轴的方向，这也决定了用户代理配置伸缩项目的方向。主要适用于伸缩容器，主要包括以下几个值：</w:t>
            </w:r>
          </w:p>
          <w:p>
            <w:pPr>
              <w:pStyle w:val="30"/>
            </w:pPr>
            <w:r>
              <w:rPr>
                <w:rFonts w:hint="eastAsia"/>
                <w:lang w:val="en-US" w:eastAsia="zh-CN"/>
              </w:rPr>
              <w:t xml:space="preserve">&gt; </w:t>
            </w:r>
            <w:r>
              <w:rPr>
                <w:rFonts w:hint="eastAsia"/>
              </w:rPr>
              <w:t>row:flex-direction的默认值，表示伸缩容器的主轴与当前书写模式的行内轴（文字布局的主要主向）。主轴起点与主轴终点方向分别等同于当前书写模式的始与结方向。</w:t>
            </w:r>
          </w:p>
          <w:p>
            <w:pPr>
              <w:pStyle w:val="30"/>
            </w:pPr>
            <w:r>
              <w:rPr>
                <w:rFonts w:hint="eastAsia"/>
                <w:lang w:val="en-US" w:eastAsia="zh-CN"/>
              </w:rPr>
              <w:t xml:space="preserve">&gt; </w:t>
            </w:r>
            <w:r>
              <w:rPr>
                <w:rFonts w:hint="eastAsia"/>
              </w:rPr>
              <w:t>row-reverse：表示的是除了主轴起点与主轴终点方向交换以外同row属性值的作用。</w:t>
            </w:r>
          </w:p>
          <w:p>
            <w:pPr>
              <w:pStyle w:val="30"/>
            </w:pPr>
            <w:r>
              <w:rPr>
                <w:rFonts w:hint="eastAsia"/>
                <w:lang w:val="en-US" w:eastAsia="zh-CN"/>
              </w:rPr>
              <w:t xml:space="preserve">&gt; </w:t>
            </w:r>
            <w:r>
              <w:rPr>
                <w:rFonts w:hint="eastAsia"/>
              </w:rPr>
              <w:t>column：表示的是伸缩容器的主轴与当前书写模式的块轴（块布局的主要方向）同向。主轴起点与主轴终点方向分别等同于当前书写模式的前与后方向。简单的可以理解为列布局。</w:t>
            </w:r>
          </w:p>
          <w:p>
            <w:pPr>
              <w:pStyle w:val="30"/>
              <w:rPr>
                <w:rFonts w:hint="eastAsia"/>
              </w:rPr>
            </w:pPr>
            <w:r>
              <w:rPr>
                <w:rFonts w:hint="eastAsia"/>
                <w:lang w:val="en-US" w:eastAsia="zh-CN"/>
              </w:rPr>
              <w:t xml:space="preserve">&gt; </w:t>
            </w:r>
            <w:r>
              <w:rPr>
                <w:rFonts w:hint="eastAsia"/>
              </w:rPr>
              <w:t>column-reverse：表示的是除了主轴起点与主轴终点方向交换以外同“column”的属性值作用。</w:t>
            </w:r>
          </w:p>
          <w:p>
            <w:pPr>
              <w:pStyle w:val="30"/>
              <w:rPr>
                <w:rFonts w:hint="eastAsia"/>
              </w:rPr>
            </w:pPr>
          </w:p>
          <w:p>
            <w:pPr>
              <w:pStyle w:val="32"/>
              <w:rPr>
                <w:rFonts w:hint="eastAsia"/>
              </w:rPr>
            </w:pPr>
            <w:r>
              <w:rPr>
                <w:rFonts w:hint="eastAsia"/>
              </w:rPr>
              <w:t>flex-wrap</w:t>
            </w:r>
          </w:p>
          <w:p>
            <w:pPr>
              <w:pStyle w:val="30"/>
              <w:rPr>
                <w:rFonts w:hint="eastAsia"/>
              </w:rPr>
            </w:pPr>
            <w:r>
              <w:rPr>
                <w:rFonts w:hint="eastAsia"/>
              </w:rPr>
              <w:t>flex-wrap属性主要用来控制伸缩容器是单行还是多行，也决定了侧轴方向一新的一行的堆放方向。主要适用于伸缩容器，主要包括以下几个值：</w:t>
            </w:r>
          </w:p>
          <w:p>
            <w:pPr>
              <w:pStyle w:val="30"/>
            </w:pPr>
            <w:r>
              <w:rPr>
                <w:rFonts w:hint="eastAsia"/>
                <w:lang w:val="en-US" w:eastAsia="zh-CN"/>
              </w:rPr>
              <w:t xml:space="preserve">&gt; </w:t>
            </w:r>
            <w:r>
              <w:rPr>
                <w:rFonts w:hint="eastAsia"/>
              </w:rPr>
              <w:t>nowrap:flex-wrap的默认值，表示的是伸缩容器为单行。侧轴起点方向等同于当前书写模式的起点或前/头在侧轴的那一边，而侧轴终点方向是侧轴起点的相反方向。</w:t>
            </w:r>
          </w:p>
          <w:p>
            <w:pPr>
              <w:pStyle w:val="30"/>
            </w:pPr>
            <w:r>
              <w:rPr>
                <w:rFonts w:hint="eastAsia"/>
                <w:lang w:val="en-US" w:eastAsia="zh-CN"/>
              </w:rPr>
              <w:t xml:space="preserve">&gt; </w:t>
            </w:r>
            <w:r>
              <w:rPr>
                <w:rFonts w:hint="eastAsia"/>
              </w:rPr>
              <w:t>wrap：表示的是伸缩容器为多行。侧轴起点方向等同于当前书写模式的起眯或前/头在侧轴的那一边，而侧轴终点方向是侧轴起点的相反方向。</w:t>
            </w:r>
          </w:p>
          <w:p>
            <w:pPr>
              <w:pStyle w:val="30"/>
              <w:rPr>
                <w:rFonts w:hint="eastAsia"/>
              </w:rPr>
            </w:pPr>
            <w:r>
              <w:rPr>
                <w:rFonts w:hint="eastAsia"/>
                <w:lang w:val="en-US" w:eastAsia="zh-CN"/>
              </w:rPr>
              <w:t xml:space="preserve">&gt; </w:t>
            </w:r>
            <w:r>
              <w:rPr>
                <w:rFonts w:hint="eastAsia"/>
              </w:rPr>
              <w:t>wrap-reverse：除了侧轴起点与侧轴终点方向交换以外同wrap所起作用相同。</w:t>
            </w:r>
          </w:p>
          <w:p>
            <w:pPr>
              <w:pStyle w:val="30"/>
            </w:pPr>
            <w:r>
              <w:rPr>
                <w:rFonts w:hint="eastAsia"/>
              </w:rPr>
              <w:t>注：以上内容来自于</w:t>
            </w:r>
            <w:r>
              <w:rPr>
                <w:rFonts w:hint="eastAsia"/>
              </w:rPr>
              <w:fldChar w:fldCharType="begin"/>
            </w:r>
            <w:r>
              <w:rPr>
                <w:rFonts w:hint="eastAsia"/>
              </w:rPr>
              <w:instrText xml:space="preserve"> HYPERLINK "http://www.w3.org/html/ig/zh/wiki/Css3-flexbox/zh-hans" \l ".E6.8E.92.E5.BA.8F.E4.B8.8E.E6.96.B9.E5.90.91" \t "http://www.w3cplus.com/css3/_blank" </w:instrText>
            </w:r>
            <w:r>
              <w:rPr>
                <w:rFonts w:hint="eastAsia"/>
              </w:rPr>
              <w:fldChar w:fldCharType="separate"/>
            </w:r>
            <w:r>
              <w:rPr>
                <w:rStyle w:val="19"/>
                <w:rFonts w:hint="eastAsia"/>
              </w:rPr>
              <w:t>Css3-flexbox/zh-hans</w:t>
            </w:r>
            <w:r>
              <w:rPr>
                <w:rFonts w:hint="eastAsia"/>
              </w:rPr>
              <w:fldChar w:fldCharType="end"/>
            </w:r>
            <w:r>
              <w:rPr>
                <w:rFonts w:hint="eastAsia"/>
                <w:lang w:val="en-US" w:eastAsia="zh-CN"/>
              </w:rPr>
              <w:t xml:space="preserve">      </w:t>
            </w:r>
            <w:r>
              <w:rPr>
                <w:rFonts w:hint="eastAsia"/>
              </w:rPr>
              <w:t>——大漠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r>
              <w:rPr>
                <w:rFonts w:hint="eastAsia"/>
              </w:rPr>
              <w:t>flex-direction 伸缩流的方向</w:t>
            </w:r>
          </w:p>
          <w:p>
            <w:pPr>
              <w:pStyle w:val="27"/>
              <w:ind w:firstLine="0" w:firstLineChars="0"/>
              <w:rPr>
                <w:rFonts w:hint="eastAsia"/>
                <w:vertAlign w:val="baseline"/>
                <w:lang w:val="en-US" w:eastAsia="zh-CN"/>
              </w:rPr>
            </w:pPr>
          </w:p>
        </w:tc>
        <w:tc>
          <w:tcPr>
            <w:tcW w:w="8949" w:type="dxa"/>
            <w:gridSpan w:val="2"/>
            <w:vAlign w:val="top"/>
          </w:tcPr>
          <w:p>
            <w:pPr>
              <w:pStyle w:val="30"/>
              <w:rPr>
                <w:rFonts w:hint="eastAsia"/>
              </w:rPr>
            </w:pPr>
            <w:r>
              <w:rPr>
                <w:rFonts w:hint="default"/>
              </w:rPr>
              <w:t>flex-direction</w:t>
            </w:r>
            <w:r>
              <w:rPr>
                <w:rFonts w:hint="eastAsia"/>
              </w:rPr>
              <w:t> 允许你更改伸缩容器的主轴方向。</w:t>
            </w:r>
          </w:p>
          <w:p>
            <w:pPr>
              <w:pStyle w:val="30"/>
              <w:rPr>
                <w:rFonts w:hint="eastAsia"/>
              </w:rPr>
            </w:pPr>
            <w:r>
              <w:rPr>
                <w:rFonts w:hint="default"/>
              </w:rPr>
              <w:t>row</w:t>
            </w:r>
            <w:r>
              <w:rPr>
                <w:rFonts w:hint="eastAsia"/>
                <w:lang w:eastAsia="zh-CN"/>
              </w:rPr>
              <w:t>：（</w:t>
            </w:r>
            <w:r>
              <w:rPr>
                <w:rFonts w:hint="eastAsia"/>
              </w:rPr>
              <w:t>默认值</w:t>
            </w:r>
            <w:r>
              <w:rPr>
                <w:rFonts w:hint="eastAsia"/>
                <w:lang w:eastAsia="zh-CN"/>
              </w:rPr>
              <w:t>）</w:t>
            </w:r>
            <w:r>
              <w:rPr>
                <w:rFonts w:hint="eastAsia"/>
              </w:rPr>
              <w:t>该值表示伸缩项目根据</w:t>
            </w:r>
            <w:r>
              <w:rPr>
                <w:rFonts w:hint="default"/>
              </w:rPr>
              <w:t>书写模式</w:t>
            </w:r>
            <w:r>
              <w:rPr>
                <w:rFonts w:hint="eastAsia"/>
              </w:rPr>
              <w:t>的方向布局。</w:t>
            </w:r>
            <w:r>
              <w:rPr>
                <w:rFonts w:hint="eastAsia"/>
                <w:lang w:eastAsia="zh-CN"/>
              </w:rPr>
              <w:t>（</w:t>
            </w:r>
            <w:r>
              <w:rPr>
                <w:rFonts w:hint="eastAsia"/>
              </w:rPr>
              <w:t>默认是从左至右，从上到下</w:t>
            </w:r>
            <w:r>
              <w:rPr>
                <w:rFonts w:hint="eastAsia"/>
                <w:lang w:eastAsia="zh-CN"/>
              </w:rPr>
              <w:t>）</w:t>
            </w:r>
            <w:r>
              <w:rPr>
                <w:rFonts w:hint="eastAsia"/>
              </w:rPr>
              <w:t>。</w:t>
            </w:r>
          </w:p>
          <w:p>
            <w:pPr>
              <w:pStyle w:val="30"/>
            </w:pPr>
            <w:r>
              <w:rPr>
                <w:rFonts w:hint="eastAsia"/>
              </w:rPr>
              <w:t>row-reverse: 主轴起点和主轴终点交换。如果书写模式是从左至右，伸缩项目则是从右往左显示。</w:t>
            </w:r>
          </w:p>
          <w:p>
            <w:pPr>
              <w:pStyle w:val="30"/>
            </w:pPr>
            <w:r>
              <w:rPr>
                <w:rFonts w:hint="eastAsia"/>
              </w:rPr>
              <w:t>column: 主轴和侧轴交换。如果书写系统是垂直的，那么伸缩项目也是垂直显示的。</w:t>
            </w:r>
          </w:p>
          <w:p>
            <w:pPr>
              <w:pStyle w:val="30"/>
            </w:pPr>
            <w:r>
              <w:rPr>
                <w:rFonts w:hint="eastAsia"/>
              </w:rPr>
              <w:t>column-reverse: 和 column 一样，但是方向相反。</w:t>
            </w:r>
          </w:p>
          <w:p>
            <w:pPr>
              <w:pStyle w:val="30"/>
              <w:rPr>
                <w:rFonts w:hint="eastAsia"/>
              </w:rPr>
            </w:pPr>
            <w:r>
              <w:rPr>
                <w:rFonts w:hint="eastAsia"/>
              </w:rPr>
              <w:t>让我们把前一个示例中的 </w:t>
            </w:r>
            <w:r>
              <w:rPr>
                <w:rFonts w:hint="default"/>
              </w:rPr>
              <w:t>flex-direction</w:t>
            </w:r>
            <w:r>
              <w:rPr>
                <w:rFonts w:hint="eastAsia"/>
              </w:rPr>
              <w:t> 改为 </w:t>
            </w:r>
            <w:r>
              <w:rPr>
                <w:rFonts w:hint="default"/>
              </w:rPr>
              <w:t>column</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flex-direction: </w:t>
            </w:r>
            <w:r>
              <w:rPr>
                <w:rFonts w:hint="default" w:ascii="Consolas" w:hAnsi="Consolas" w:eastAsia="Consolas" w:cs="Consolas"/>
                <w:color w:val="00002A"/>
                <w:sz w:val="16"/>
                <w:szCs w:val="16"/>
                <w:shd w:val="clear" w:fill="FFFFFF"/>
              </w:rPr>
              <w:t>column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sz w:val="11"/>
                <w:szCs w:val="15"/>
              </w:rPr>
            </w:pPr>
          </w:p>
        </w:tc>
        <w:tc>
          <w:tcPr>
            <w:tcW w:w="4475" w:type="dxa"/>
            <w:vAlign w:val="top"/>
          </w:tcPr>
          <w:p>
            <w:pPr>
              <w:rPr>
                <w:rFonts w:hint="eastAsia"/>
              </w:rPr>
            </w:pPr>
            <w:r>
              <w:drawing>
                <wp:inline distT="0" distB="0" distL="114300" distR="114300">
                  <wp:extent cx="1391285" cy="1129030"/>
                  <wp:effectExtent l="0" t="0" r="18415" b="1397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19"/>
                          <a:stretch>
                            <a:fillRect/>
                          </a:stretch>
                        </pic:blipFill>
                        <pic:spPr>
                          <a:xfrm>
                            <a:off x="0" y="0"/>
                            <a:ext cx="1391285" cy="11290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r>
              <w:rPr>
                <w:rFonts w:hint="eastAsia"/>
              </w:rPr>
              <w:t>flex-wrap 伸缩行换行</w:t>
            </w:r>
          </w:p>
          <w:p>
            <w:pPr>
              <w:pStyle w:val="27"/>
              <w:rPr>
                <w:rFonts w:hint="eastAsia"/>
                <w:lang w:val="en-US" w:eastAsia="zh-CN"/>
              </w:rPr>
            </w:pPr>
          </w:p>
        </w:tc>
        <w:tc>
          <w:tcPr>
            <w:tcW w:w="8949" w:type="dxa"/>
            <w:gridSpan w:val="2"/>
            <w:vAlign w:val="top"/>
          </w:tcPr>
          <w:p>
            <w:pPr>
              <w:pStyle w:val="30"/>
            </w:pPr>
            <w:r>
              <w:rPr>
                <w:rFonts w:hint="default"/>
              </w:rPr>
              <w:t>伸缩容器可以是</w:t>
            </w:r>
            <w:r>
              <w:rPr>
                <w:rFonts w:hint="default"/>
              </w:rPr>
              <w:fldChar w:fldCharType="begin"/>
            </w:r>
            <w:r>
              <w:rPr>
                <w:rFonts w:hint="default"/>
              </w:rPr>
              <w:instrText xml:space="preserve"> HYPERLINK "https://www.w3.org/html/ig/zh/wiki/Css3-flexbox/zh-hans" \l "single-line" </w:instrText>
            </w:r>
            <w:r>
              <w:rPr>
                <w:rFonts w:hint="default"/>
              </w:rPr>
              <w:fldChar w:fldCharType="separate"/>
            </w:r>
            <w:r>
              <w:rPr>
                <w:rFonts w:hint="default"/>
              </w:rPr>
              <w:t>单行</w:t>
            </w:r>
            <w:r>
              <w:rPr>
                <w:rFonts w:hint="default"/>
              </w:rPr>
              <w:fldChar w:fldCharType="end"/>
            </w:r>
            <w:r>
              <w:rPr>
                <w:rFonts w:hint="default"/>
              </w:rPr>
              <w:t>的，也可以是</w:t>
            </w:r>
            <w:r>
              <w:rPr>
                <w:rFonts w:hint="default"/>
              </w:rPr>
              <w:fldChar w:fldCharType="begin"/>
            </w:r>
            <w:r>
              <w:rPr>
                <w:rFonts w:hint="default"/>
              </w:rPr>
              <w:instrText xml:space="preserve"> HYPERLINK "https://www.w3.org/html/ig/zh/wiki/Css3-flexbox/zh-hans" \l "multi-line" </w:instrText>
            </w:r>
            <w:r>
              <w:rPr>
                <w:rFonts w:hint="default"/>
              </w:rPr>
              <w:fldChar w:fldCharType="separate"/>
            </w:r>
            <w:r>
              <w:rPr>
                <w:rFonts w:hint="default"/>
              </w:rPr>
              <w:t>多行</w:t>
            </w:r>
            <w:r>
              <w:rPr>
                <w:rFonts w:hint="default"/>
              </w:rPr>
              <w:fldChar w:fldCharType="end"/>
            </w:r>
            <w:r>
              <w:rPr>
                <w:rFonts w:hint="default"/>
              </w:rPr>
              <w:t>的，这由「</w:t>
            </w:r>
            <w:r>
              <w:rPr>
                <w:rFonts w:hint="default"/>
              </w:rPr>
              <w:fldChar w:fldCharType="begin"/>
            </w:r>
            <w:r>
              <w:rPr>
                <w:rFonts w:hint="default"/>
              </w:rPr>
              <w:instrText xml:space="preserve"> HYPERLINK "https://www.w3.org/html/ig/zh/wiki/Css3-flexbox/zh-hans" \l "flex-wrap" </w:instrText>
            </w:r>
            <w:r>
              <w:rPr>
                <w:rFonts w:hint="default"/>
              </w:rPr>
              <w:fldChar w:fldCharType="separate"/>
            </w:r>
            <w:r>
              <w:t>flex-wrap</w:t>
            </w:r>
            <w:r>
              <w:rPr>
                <w:rFonts w:hint="default"/>
              </w:rPr>
              <w:fldChar w:fldCharType="end"/>
            </w:r>
            <w:r>
              <w:rPr>
                <w:rFonts w:hint="default"/>
              </w:rPr>
              <w:t>」属性决定：</w:t>
            </w:r>
          </w:p>
          <w:p>
            <w:pPr>
              <w:pStyle w:val="30"/>
            </w:pPr>
            <w:r>
              <w:rPr>
                <w:rFonts w:hint="eastAsia"/>
                <w:lang w:val="en-US" w:eastAsia="zh-CN"/>
              </w:rPr>
              <w:t xml:space="preserve">&gt; </w:t>
            </w:r>
            <w:r>
              <w:rPr>
                <w:rFonts w:hint="default"/>
              </w:rPr>
              <w:t>单行的伸缩容器会将其所有子元素在单独的一行上进行布局，即便这可能导致内容溢出。</w:t>
            </w:r>
          </w:p>
          <w:p>
            <w:pPr>
              <w:pStyle w:val="30"/>
              <w:rPr>
                <w:rFonts w:hint="default"/>
              </w:rPr>
            </w:pPr>
            <w:r>
              <w:rPr>
                <w:rFonts w:hint="eastAsia"/>
                <w:lang w:val="en-US" w:eastAsia="zh-CN"/>
              </w:rPr>
              <w:t xml:space="preserve">&gt; </w:t>
            </w:r>
            <w:r>
              <w:rPr>
                <w:rFonts w:hint="default"/>
              </w:rPr>
              <w:t>多行的伸缩窗口会将其</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配置在多个伸缩行上，这类似于文本的排列：当文本过宽导致一行无法容纳时，内容会断开并移至新的一行。当用户代理创建新的伸缩行时，这些伸缩行会根据「</w:t>
            </w:r>
            <w:r>
              <w:rPr>
                <w:rFonts w:hint="default"/>
              </w:rPr>
              <w:fldChar w:fldCharType="begin"/>
            </w:r>
            <w:r>
              <w:rPr>
                <w:rFonts w:hint="default"/>
              </w:rPr>
              <w:instrText xml:space="preserve"> HYPERLINK "https://www.w3.org/html/ig/zh/wiki/Css3-flexbox/zh-hans" \l "flex-wrap" </w:instrText>
            </w:r>
            <w:r>
              <w:rPr>
                <w:rFonts w:hint="default"/>
              </w:rPr>
              <w:fldChar w:fldCharType="separate"/>
            </w:r>
            <w:r>
              <w:rPr>
                <w:rFonts w:hint="default"/>
              </w:rPr>
              <w:t>flex-wrap</w:t>
            </w:r>
            <w:r>
              <w:rPr>
                <w:rFonts w:hint="default"/>
              </w:rPr>
              <w:fldChar w:fldCharType="end"/>
            </w:r>
            <w:r>
              <w:rPr>
                <w:rFonts w:hint="default"/>
              </w:rPr>
              <w:t>」属性沿着</w:t>
            </w:r>
            <w:r>
              <w:rPr>
                <w:rFonts w:hint="default"/>
              </w:rPr>
              <w:fldChar w:fldCharType="begin"/>
            </w:r>
            <w:r>
              <w:rPr>
                <w:rFonts w:hint="default"/>
              </w:rPr>
              <w:instrText xml:space="preserve"> HYPERLINK "https://www.w3.org/html/ig/zh/wiki/Css3-flexbox/zh-hans" \l "cross-axis" </w:instrText>
            </w:r>
            <w:r>
              <w:rPr>
                <w:rFonts w:hint="default"/>
              </w:rPr>
              <w:fldChar w:fldCharType="separate"/>
            </w:r>
            <w:r>
              <w:rPr>
                <w:rFonts w:hint="default"/>
              </w:rPr>
              <w:t>侧轴</w:t>
            </w:r>
            <w:r>
              <w:rPr>
                <w:rFonts w:hint="default"/>
              </w:rPr>
              <w:fldChar w:fldCharType="end"/>
            </w:r>
            <w:r>
              <w:rPr>
                <w:rFonts w:hint="default"/>
              </w:rPr>
              <w:t>进行堆叠。除非伸缩容器本身是空的，每一个伸缩行至少包含一个</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w:t>
            </w:r>
          </w:p>
          <w:p>
            <w:pPr>
              <w:pStyle w:val="30"/>
              <w:rPr>
                <w:rFonts w:hint="eastAsia"/>
              </w:rPr>
            </w:pPr>
          </w:p>
          <w:p>
            <w:pPr>
              <w:pStyle w:val="30"/>
              <w:rPr>
                <w:rFonts w:hint="eastAsia"/>
              </w:rPr>
            </w:pPr>
            <w:r>
              <w:rPr>
                <w:rFonts w:hint="eastAsia"/>
              </w:rPr>
              <w:t>使用 </w:t>
            </w:r>
            <w:r>
              <w:rPr>
                <w:rFonts w:hint="default"/>
              </w:rPr>
              <w:t>flex-wrap</w:t>
            </w:r>
            <w:r>
              <w:rPr>
                <w:rFonts w:hint="eastAsia"/>
              </w:rPr>
              <w:t> 你可以为伸缩容器创建多个伸缩行。这个属性接受以下值：</w:t>
            </w:r>
          </w:p>
          <w:p>
            <w:pPr>
              <w:pStyle w:val="30"/>
            </w:pPr>
            <w:r>
              <w:rPr>
                <w:rFonts w:hint="eastAsia"/>
              </w:rPr>
              <w:t>nowrap</w:t>
            </w:r>
            <w:r>
              <w:rPr>
                <w:rFonts w:hint="eastAsia"/>
                <w:lang w:eastAsia="zh-CN"/>
              </w:rPr>
              <w:t>：</w:t>
            </w:r>
            <w:r>
              <w:rPr>
                <w:rFonts w:hint="eastAsia"/>
              </w:rPr>
              <w:t xml:space="preserve"> (默认</w:t>
            </w:r>
            <w:r>
              <w:rPr>
                <w:rFonts w:hint="eastAsia"/>
                <w:lang w:eastAsia="zh-CN"/>
              </w:rPr>
              <w:t>值</w:t>
            </w:r>
            <w:r>
              <w:rPr>
                <w:rFonts w:hint="eastAsia"/>
              </w:rPr>
              <w:t>)</w:t>
            </w:r>
            <w:r>
              <w:rPr>
                <w:rFonts w:hint="eastAsia"/>
                <w:lang w:eastAsia="zh-CN"/>
              </w:rPr>
              <w:t>，伸缩项目的</w:t>
            </w:r>
            <w:r>
              <w:rPr>
                <w:rFonts w:hint="eastAsia"/>
                <w:lang w:val="en-US" w:eastAsia="zh-CN"/>
              </w:rPr>
              <w:t>width不起绝对作用</w:t>
            </w:r>
          </w:p>
          <w:p>
            <w:pPr>
              <w:pStyle w:val="30"/>
            </w:pPr>
            <w:r>
              <w:rPr>
                <w:rFonts w:hint="eastAsia"/>
              </w:rPr>
              <w:t>wrap</w:t>
            </w:r>
            <w:r>
              <w:rPr>
                <w:rFonts w:hint="eastAsia"/>
                <w:lang w:eastAsia="zh-CN"/>
              </w:rPr>
              <w:t>：当一个伸缩行中的伸缩项目容不下时（设置</w:t>
            </w:r>
            <w:r>
              <w:rPr>
                <w:rFonts w:hint="eastAsia"/>
                <w:lang w:val="en-US" w:eastAsia="zh-CN"/>
              </w:rPr>
              <w:t>width</w:t>
            </w:r>
            <w:r>
              <w:rPr>
                <w:rFonts w:hint="eastAsia"/>
                <w:lang w:eastAsia="zh-CN"/>
              </w:rPr>
              <w:t>），</w:t>
            </w:r>
            <w:r>
              <w:rPr>
                <w:rFonts w:hint="eastAsia"/>
              </w:rPr>
              <w:t>会换行到一条新增的伸缩行上</w:t>
            </w:r>
            <w:r>
              <w:rPr>
                <w:rFonts w:hint="eastAsia"/>
                <w:lang w:eastAsia="zh-CN"/>
              </w:rPr>
              <w:t>，</w:t>
            </w:r>
            <w:r>
              <w:rPr>
                <w:rFonts w:hint="eastAsia"/>
              </w:rPr>
              <w:t>新增的伸缩行根据侧轴的方向添加。</w:t>
            </w:r>
          </w:p>
          <w:p>
            <w:pPr>
              <w:pStyle w:val="30"/>
            </w:pPr>
            <w:r>
              <w:rPr>
                <w:rFonts w:hint="eastAsia"/>
              </w:rPr>
              <w:t>wrap-reverse</w:t>
            </w:r>
            <w:r>
              <w:rPr>
                <w:rFonts w:hint="eastAsia"/>
                <w:lang w:eastAsia="zh-CN"/>
              </w:rPr>
              <w:t>：</w:t>
            </w:r>
            <w:r>
              <w:t>wrap-reverse </w:t>
            </w:r>
            <w:r>
              <w:rPr>
                <w:rFonts w:hint="eastAsia"/>
              </w:rPr>
              <w:t>和 wrap 一样，只是新的伸缩行会被添加到侧轴的反方向上。</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u w:val="single"/>
                <w:shd w:val="clear" w:fill="FFFFFF"/>
              </w:rPr>
              <w:t xml:space="preserve">flex-wrap: </w:t>
            </w:r>
            <w:r>
              <w:rPr>
                <w:rFonts w:hint="default" w:ascii="Consolas" w:hAnsi="Consolas" w:eastAsia="Consolas" w:cs="Consolas"/>
                <w:color w:val="00002A"/>
                <w:sz w:val="16"/>
                <w:szCs w:val="16"/>
                <w:u w:val="single"/>
                <w:shd w:val="clear" w:fill="FFFFFF"/>
              </w:rPr>
              <w:t>wrap</w:t>
            </w:r>
            <w:r>
              <w:rPr>
                <w:rFonts w:hint="default" w:ascii="Consolas" w:hAnsi="Consolas" w:eastAsia="Consolas" w:cs="Consolas"/>
                <w:color w:val="000000"/>
                <w:sz w:val="16"/>
                <w:szCs w:val="16"/>
                <w:u w:val="single"/>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sz w:val="11"/>
                <w:szCs w:val="15"/>
              </w:rPr>
            </w:pPr>
          </w:p>
        </w:tc>
        <w:tc>
          <w:tcPr>
            <w:tcW w:w="4475" w:type="dxa"/>
            <w:vAlign w:val="top"/>
          </w:tcPr>
          <w:p>
            <w:pPr>
              <w:pStyle w:val="30"/>
              <w:ind w:left="0" w:leftChars="0" w:firstLine="0" w:firstLineChars="0"/>
              <w:rPr>
                <w:rFonts w:hint="eastAsia" w:eastAsia="宋体"/>
                <w:lang w:val="en-US" w:eastAsia="zh-CN"/>
              </w:rPr>
            </w:pPr>
            <w:r>
              <w:rPr>
                <w:rFonts w:hint="eastAsia"/>
                <w:lang w:val="en-US" w:eastAsia="zh-CN"/>
              </w:rPr>
              <w:t xml:space="preserve">&gt; </w:t>
            </w:r>
            <w:r>
              <w:t>由于容器的宽度是 300px，同一行上仅能放得下</w:t>
            </w:r>
            <w:r>
              <w:rPr>
                <w:rFonts w:hint="eastAsia"/>
                <w:lang w:eastAsia="zh-CN"/>
              </w:rPr>
              <w:t>两</w:t>
            </w:r>
            <w:r>
              <w:t>个项目，由于「</w:t>
            </w:r>
            <w:r>
              <w:rPr>
                <w:rFonts w:hint="default"/>
              </w:rPr>
              <w:fldChar w:fldCharType="begin"/>
            </w:r>
            <w:r>
              <w:rPr>
                <w:rFonts w:hint="default"/>
              </w:rPr>
              <w:instrText xml:space="preserve"> HYPERLINK "https://www.w3.org/html/ig/zh/wiki/Css3-flexbox/zh-hans" \l "flex-wrap" </w:instrText>
            </w:r>
            <w:r>
              <w:rPr>
                <w:rFonts w:hint="default"/>
              </w:rPr>
              <w:fldChar w:fldCharType="separate"/>
            </w:r>
            <w:r>
              <w:t>flex-wrap</w:t>
            </w:r>
            <w:r>
              <w:rPr>
                <w:rFonts w:hint="default"/>
              </w:rPr>
              <w:fldChar w:fldCharType="end"/>
            </w:r>
            <w:r>
              <w:rPr>
                <w:rFonts w:hint="default"/>
              </w:rPr>
              <w:t>」属性让伸缩容器变为多行伸缩容器（因为使用了「</w:t>
            </w:r>
            <w:r>
              <w:rPr>
                <w:rFonts w:hint="default"/>
              </w:rPr>
              <w:fldChar w:fldCharType="begin"/>
            </w:r>
            <w:r>
              <w:rPr>
                <w:rFonts w:hint="default"/>
              </w:rPr>
              <w:instrText xml:space="preserve"> HYPERLINK "https://www.w3.org/html/ig/zh/wiki/Css3-flexbox/zh-hans" \l "flex-wrap-wrap" </w:instrText>
            </w:r>
            <w:r>
              <w:rPr>
                <w:rFonts w:hint="default"/>
              </w:rPr>
              <w:fldChar w:fldCharType="separate"/>
            </w:r>
            <w:r>
              <w:rPr>
                <w:rFonts w:hint="default"/>
              </w:rPr>
              <w:t>wrap</w:t>
            </w:r>
            <w:r>
              <w:rPr>
                <w:rFonts w:hint="default"/>
              </w:rPr>
              <w:fldChar w:fldCharType="end"/>
            </w:r>
            <w:r>
              <w:rPr>
                <w:rFonts w:hint="default"/>
              </w:rPr>
              <w:t>」关键字），伸缩容器会多创建一个伸缩行来放置最后一个项目。</w:t>
            </w:r>
          </w:p>
          <w:p>
            <w:pPr>
              <w:pStyle w:val="30"/>
              <w:ind w:left="0" w:leftChars="0" w:firstLine="0" w:firstLineChars="0"/>
            </w:pPr>
            <w:r>
              <w:drawing>
                <wp:inline distT="0" distB="0" distL="114300" distR="114300">
                  <wp:extent cx="1224915" cy="994410"/>
                  <wp:effectExtent l="0" t="0" r="13335" b="1524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20"/>
                          <a:stretch>
                            <a:fillRect/>
                          </a:stretch>
                        </pic:blipFill>
                        <pic:spPr>
                          <a:xfrm>
                            <a:off x="0" y="0"/>
                            <a:ext cx="1224915" cy="994410"/>
                          </a:xfrm>
                          <a:prstGeom prst="rect">
                            <a:avLst/>
                          </a:prstGeom>
                          <a:noFill/>
                          <a:ln w="9525">
                            <a:noFill/>
                          </a:ln>
                        </pic:spPr>
                      </pic:pic>
                    </a:graphicData>
                  </a:graphic>
                </wp:inline>
              </w:drawing>
            </w:r>
          </w:p>
          <w:p>
            <w:pPr>
              <w:pStyle w:val="30"/>
              <w:ind w:left="0" w:leftChars="0" w:firstLine="0" w:firstLineChars="0"/>
              <w:rPr>
                <w:rFonts w:hint="eastAsia" w:eastAsia="宋体"/>
                <w:lang w:val="en-US" w:eastAsia="zh-CN"/>
              </w:rPr>
            </w:pPr>
            <w:r>
              <w:rPr>
                <w:rFonts w:hint="eastAsia"/>
                <w:lang w:val="en-US" w:eastAsia="zh-CN"/>
              </w:rPr>
              <w:t>【nowrap（默认值）】</w:t>
            </w:r>
          </w:p>
          <w:p>
            <w:r>
              <w:drawing>
                <wp:inline distT="0" distB="0" distL="114300" distR="114300">
                  <wp:extent cx="1217295" cy="988060"/>
                  <wp:effectExtent l="0" t="0" r="1905" b="254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21"/>
                          <a:stretch>
                            <a:fillRect/>
                          </a:stretch>
                        </pic:blipFill>
                        <pic:spPr>
                          <a:xfrm>
                            <a:off x="0" y="0"/>
                            <a:ext cx="1217295" cy="98806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【wrap】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sz w:val="6"/>
                <w:szCs w:val="10"/>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flex-wrap: </w:t>
            </w:r>
            <w:r>
              <w:rPr>
                <w:rFonts w:hint="default" w:ascii="Consolas" w:hAnsi="Consolas" w:eastAsia="Consolas" w:cs="Consolas"/>
                <w:color w:val="00002A"/>
                <w:sz w:val="16"/>
                <w:szCs w:val="16"/>
                <w:shd w:val="clear" w:fill="FFFFFF"/>
              </w:rPr>
              <w:t>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u w:val="single"/>
                <w:shd w:val="clear" w:fill="FFFFFF"/>
              </w:rPr>
              <w:t xml:space="preserve">flex: </w:t>
            </w:r>
            <w:r>
              <w:rPr>
                <w:rFonts w:hint="default" w:ascii="Consolas" w:hAnsi="Consolas" w:eastAsia="Consolas" w:cs="Consolas"/>
                <w:color w:val="00002A"/>
                <w:sz w:val="16"/>
                <w:szCs w:val="16"/>
                <w:u w:val="single"/>
                <w:shd w:val="clear" w:fill="FFFFFF"/>
              </w:rPr>
              <w:t>auto</w:t>
            </w:r>
            <w:r>
              <w:rPr>
                <w:rFonts w:hint="default" w:ascii="Consolas" w:hAnsi="Consolas" w:eastAsia="Consolas" w:cs="Consolas"/>
                <w:color w:val="000000"/>
                <w:sz w:val="16"/>
                <w:szCs w:val="16"/>
                <w:u w:val="single"/>
                <w:shd w:val="clear" w:fill="FFFFFF"/>
              </w:rPr>
              <w:t>;</w:t>
            </w:r>
            <w:r>
              <w:rPr>
                <w:rFonts w:hint="default" w:ascii="Consolas" w:hAnsi="Consolas" w:eastAsia="Consolas" w:cs="Consolas"/>
                <w:b/>
                <w:color w:val="FF6D75"/>
                <w:sz w:val="16"/>
                <w:szCs w:val="16"/>
                <w:u w:val="single"/>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4475" w:type="dxa"/>
            <w:vAlign w:val="top"/>
          </w:tcPr>
          <w:p>
            <w:pPr>
              <w:rPr>
                <w:rFonts w:hint="default"/>
              </w:rPr>
            </w:pPr>
            <w:r>
              <w:rPr>
                <w:rFonts w:hint="eastAsia"/>
                <w:lang w:val="en-US" w:eastAsia="zh-CN"/>
              </w:rPr>
              <w:t xml:space="preserve">&gt; </w:t>
            </w:r>
            <w:r>
              <w:rPr>
                <w:rFonts w:hint="default"/>
              </w:rPr>
              <w:t>用户代理将内容分布到不同的行之后，每一行单独进行布局：可伸缩长度的计算以及「</w:t>
            </w:r>
            <w:r>
              <w:rPr>
                <w:rFonts w:hint="default"/>
              </w:rPr>
              <w:fldChar w:fldCharType="begin"/>
            </w:r>
            <w:r>
              <w:rPr>
                <w:rFonts w:hint="default"/>
              </w:rPr>
              <w:instrText xml:space="preserve"> HYPERLINK "https://www.w3.org/html/ig/zh/wiki/Css3-flexbox/zh-hans" \l "justify-content" </w:instrText>
            </w:r>
            <w:r>
              <w:rPr>
                <w:rFonts w:hint="default"/>
              </w:rPr>
              <w:fldChar w:fldCharType="separate"/>
            </w:r>
            <w:r>
              <w:t>justify-content</w:t>
            </w:r>
            <w:r>
              <w:rPr>
                <w:rFonts w:hint="default"/>
              </w:rPr>
              <w:fldChar w:fldCharType="end"/>
            </w:r>
            <w:r>
              <w:rPr>
                <w:rFonts w:hint="default"/>
              </w:rPr>
              <w:t>」、「</w:t>
            </w:r>
            <w:r>
              <w:rPr>
                <w:rFonts w:hint="default"/>
              </w:rPr>
              <w:fldChar w:fldCharType="begin"/>
            </w:r>
            <w:r>
              <w:rPr>
                <w:rFonts w:hint="default"/>
              </w:rPr>
              <w:instrText xml:space="preserve"> HYPERLINK "https://www.w3.org/html/ig/zh/wiki/Css3-flexbox/zh-hans" \l "align-self" </w:instrText>
            </w:r>
            <w:r>
              <w:rPr>
                <w:rFonts w:hint="default"/>
              </w:rPr>
              <w:fldChar w:fldCharType="separate"/>
            </w:r>
            <w:r>
              <w:rPr>
                <w:rFonts w:hint="default"/>
              </w:rPr>
              <w:t>align-self</w:t>
            </w:r>
            <w:r>
              <w:rPr>
                <w:rFonts w:hint="default"/>
              </w:rPr>
              <w:fldChar w:fldCharType="end"/>
            </w:r>
            <w:r>
              <w:rPr>
                <w:rFonts w:hint="default"/>
              </w:rPr>
              <w:t>」的效果计算每次仅考虑单独一个伸缩行上的项目。</w:t>
            </w:r>
          </w:p>
          <w:p>
            <w:pPr>
              <w:rPr>
                <w:rFonts w:hint="default"/>
              </w:rPr>
            </w:pPr>
          </w:p>
          <w:p>
            <w:pPr>
              <w:rPr>
                <w:rFonts w:hint="default"/>
              </w:rPr>
            </w:pPr>
            <w:r>
              <w:rPr>
                <w:rFonts w:hint="eastAsia"/>
                <w:lang w:val="en-US" w:eastAsia="zh-CN"/>
              </w:rPr>
              <w:t xml:space="preserve">&gt; </w:t>
            </w:r>
            <w:r>
              <w:rPr>
                <w:rFonts w:hint="default"/>
              </w:rPr>
              <w:t>当一个伸缩容器有多个伸缩行时，每一行的</w:t>
            </w:r>
            <w:r>
              <w:rPr>
                <w:rFonts w:hint="default"/>
              </w:rPr>
              <w:fldChar w:fldCharType="begin"/>
            </w:r>
            <w:r>
              <w:rPr>
                <w:rFonts w:hint="default"/>
              </w:rPr>
              <w:instrText xml:space="preserve"> HYPERLINK "https://www.w3.org/html/ig/zh/wiki/Css3-flexbox/zh-hans" \l "cross-size" </w:instrText>
            </w:r>
            <w:r>
              <w:rPr>
                <w:rFonts w:hint="default"/>
              </w:rPr>
              <w:fldChar w:fldCharType="separate"/>
            </w:r>
            <w:r>
              <w:rPr>
                <w:rFonts w:hint="default"/>
              </w:rPr>
              <w:t>侧轴长度</w:t>
            </w:r>
            <w:r>
              <w:rPr>
                <w:rFonts w:hint="default"/>
              </w:rPr>
              <w:fldChar w:fldCharType="end"/>
            </w:r>
            <w:r>
              <w:rPr>
                <w:rFonts w:hint="default"/>
              </w:rPr>
              <w:t>为可容纳该行中的所有</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（依据「</w:t>
            </w:r>
            <w:r>
              <w:rPr>
                <w:rFonts w:hint="default"/>
              </w:rPr>
              <w:fldChar w:fldCharType="begin"/>
            </w:r>
            <w:r>
              <w:rPr>
                <w:rFonts w:hint="default"/>
              </w:rPr>
              <w:instrText xml:space="preserve"> HYPERLINK "https://www.w3.org/html/ig/zh/wiki/Css3-flexbox/zh-hans" \l "align-self" </w:instrText>
            </w:r>
            <w:r>
              <w:rPr>
                <w:rFonts w:hint="default"/>
              </w:rPr>
              <w:fldChar w:fldCharType="separate"/>
            </w:r>
            <w:r>
              <w:rPr>
                <w:rFonts w:hint="default"/>
              </w:rPr>
              <w:t>align-self</w:t>
            </w:r>
            <w:r>
              <w:rPr>
                <w:rFonts w:hint="default"/>
              </w:rPr>
              <w:fldChar w:fldCharType="end"/>
            </w:r>
            <w:r>
              <w:rPr>
                <w:rFonts w:hint="default"/>
              </w:rPr>
              <w:t>」属性进行对齐之后）的最小值，这些伸缩行依据「</w:t>
            </w:r>
            <w:r>
              <w:rPr>
                <w:rFonts w:hint="default"/>
              </w:rPr>
              <w:fldChar w:fldCharType="begin"/>
            </w:r>
            <w:r>
              <w:rPr>
                <w:rFonts w:hint="default"/>
              </w:rPr>
              <w:instrText xml:space="preserve"> HYPERLINK "https://www.w3.org/html/ig/zh/wiki/Css3-flexbox/zh-hans" \l "align-content" </w:instrText>
            </w:r>
            <w:r>
              <w:rPr>
                <w:rFonts w:hint="default"/>
              </w:rPr>
              <w:fldChar w:fldCharType="separate"/>
            </w:r>
            <w:r>
              <w:rPr>
                <w:rFonts w:hint="default"/>
              </w:rPr>
              <w:t>align-content</w:t>
            </w:r>
            <w:r>
              <w:rPr>
                <w:rFonts w:hint="default"/>
              </w:rPr>
              <w:fldChar w:fldCharType="end"/>
            </w:r>
            <w:r>
              <w:rPr>
                <w:rFonts w:hint="default"/>
              </w:rPr>
              <w:t>」属性在伸缩容器中进行对齐。当伸缩容器（</w:t>
            </w:r>
            <w:r>
              <w:rPr>
                <w:rFonts w:hint="default"/>
              </w:rPr>
              <w:fldChar w:fldCharType="begin"/>
            </w:r>
            <w:r>
              <w:rPr>
                <w:rFonts w:hint="default"/>
              </w:rPr>
              <w:instrText xml:space="preserve"> HYPERLINK "https://www.w3.org/html/ig/zh/wiki/Css3-flexbox/zh-hans" \l "single-line" </w:instrText>
            </w:r>
            <w:r>
              <w:rPr>
                <w:rFonts w:hint="default"/>
              </w:rPr>
              <w:fldChar w:fldCharType="separate"/>
            </w:r>
            <w:r>
              <w:rPr>
                <w:rFonts w:hint="default"/>
              </w:rPr>
              <w:t>单行</w:t>
            </w:r>
            <w:r>
              <w:rPr>
                <w:rFonts w:hint="default"/>
              </w:rPr>
              <w:fldChar w:fldCharType="end"/>
            </w:r>
            <w:r>
              <w:rPr>
                <w:rFonts w:hint="default"/>
              </w:rPr>
              <w:t>或</w:t>
            </w:r>
            <w:r>
              <w:rPr>
                <w:rFonts w:hint="default"/>
              </w:rPr>
              <w:fldChar w:fldCharType="begin"/>
            </w:r>
            <w:r>
              <w:rPr>
                <w:rFonts w:hint="default"/>
              </w:rPr>
              <w:instrText xml:space="preserve"> HYPERLINK "https://www.w3.org/html/ig/zh/wiki/Css3-flexbox/zh-hans" \l "multi-line" </w:instrText>
            </w:r>
            <w:r>
              <w:rPr>
                <w:rFonts w:hint="default"/>
              </w:rPr>
              <w:fldChar w:fldCharType="separate"/>
            </w:r>
            <w:r>
              <w:rPr>
                <w:rFonts w:hint="default"/>
              </w:rPr>
              <w:t>多行</w:t>
            </w:r>
            <w:r>
              <w:rPr>
                <w:rFonts w:hint="default"/>
              </w:rPr>
              <w:fldChar w:fldCharType="end"/>
            </w:r>
            <w:r>
              <w:rPr>
                <w:rFonts w:hint="default"/>
              </w:rPr>
              <w:t>）只有单独一行伸缩行时，这一行的</w:t>
            </w:r>
            <w:r>
              <w:rPr>
                <w:rFonts w:hint="default"/>
              </w:rPr>
              <w:fldChar w:fldCharType="begin"/>
            </w:r>
            <w:r>
              <w:rPr>
                <w:rFonts w:hint="default"/>
              </w:rPr>
              <w:instrText xml:space="preserve"> HYPERLINK "https://www.w3.org/html/ig/zh/wiki/Css3-flexbox/zh-hans" \l "cross-size" </w:instrText>
            </w:r>
            <w:r>
              <w:rPr>
                <w:rFonts w:hint="default"/>
              </w:rPr>
              <w:fldChar w:fldCharType="separate"/>
            </w:r>
            <w:r>
              <w:rPr>
                <w:rFonts w:hint="default"/>
              </w:rPr>
              <w:t>侧轴长度</w:t>
            </w:r>
            <w:r>
              <w:rPr>
                <w:rFonts w:hint="default"/>
              </w:rPr>
              <w:fldChar w:fldCharType="end"/>
            </w:r>
            <w:r>
              <w:rPr>
                <w:rFonts w:hint="default"/>
              </w:rPr>
              <w:t>为伸缩容器的</w:t>
            </w:r>
            <w:r>
              <w:rPr>
                <w:rFonts w:hint="default"/>
              </w:rPr>
              <w:fldChar w:fldCharType="begin"/>
            </w:r>
            <w:r>
              <w:rPr>
                <w:rFonts w:hint="default"/>
              </w:rPr>
              <w:instrText xml:space="preserve"> HYPERLINK "https://www.w3.org/html/ig/zh/wiki/Css3-flexbox/zh-hans" \l "cross-size" </w:instrText>
            </w:r>
            <w:r>
              <w:rPr>
                <w:rFonts w:hint="default"/>
              </w:rPr>
              <w:fldChar w:fldCharType="separate"/>
            </w:r>
            <w:r>
              <w:rPr>
                <w:rFonts w:hint="default"/>
              </w:rPr>
              <w:t>侧轴长度</w:t>
            </w:r>
            <w:r>
              <w:rPr>
                <w:rFonts w:hint="default"/>
              </w:rPr>
              <w:fldChar w:fldCharType="end"/>
            </w:r>
            <w:r>
              <w:rPr>
                <w:rFonts w:hint="default"/>
              </w:rPr>
              <w:t>，在这种情形下「</w:t>
            </w:r>
            <w:r>
              <w:rPr>
                <w:rFonts w:hint="default"/>
              </w:rPr>
              <w:fldChar w:fldCharType="begin"/>
            </w:r>
            <w:r>
              <w:rPr>
                <w:rFonts w:hint="default"/>
              </w:rPr>
              <w:instrText xml:space="preserve"> HYPERLINK "https://www.w3.org/html/ig/zh/wiki/Css3-flexbox/zh-hans" \l "align-content" </w:instrText>
            </w:r>
            <w:r>
              <w:rPr>
                <w:rFonts w:hint="default"/>
              </w:rPr>
              <w:fldChar w:fldCharType="separate"/>
            </w:r>
            <w:r>
              <w:rPr>
                <w:rFonts w:hint="default"/>
              </w:rPr>
              <w:t>align-content</w:t>
            </w:r>
            <w:r>
              <w:rPr>
                <w:rFonts w:hint="default"/>
              </w:rPr>
              <w:fldChar w:fldCharType="end"/>
            </w:r>
            <w:r>
              <w:rPr>
                <w:rFonts w:hint="default"/>
              </w:rPr>
              <w:t>」属性没有效果。一行的</w:t>
            </w:r>
            <w:r>
              <w:rPr>
                <w:rFonts w:hint="default"/>
              </w:rPr>
              <w:fldChar w:fldCharType="begin"/>
            </w:r>
            <w:r>
              <w:rPr>
                <w:rFonts w:hint="default"/>
              </w:rPr>
              <w:instrText xml:space="preserve"> HYPERLINK "https://www.w3.org/html/ig/zh/wiki/Css3-flexbox/zh-hans" \l "main-size" </w:instrText>
            </w:r>
            <w:r>
              <w:rPr>
                <w:rFonts w:hint="default"/>
              </w:rPr>
              <w:fldChar w:fldCharType="separate"/>
            </w:r>
            <w:r>
              <w:rPr>
                <w:rFonts w:hint="default"/>
              </w:rPr>
              <w:t>主轴长度</w:t>
            </w:r>
            <w:r>
              <w:rPr>
                <w:rFonts w:hint="default"/>
              </w:rPr>
              <w:fldChar w:fldCharType="end"/>
            </w:r>
            <w:r>
              <w:rPr>
                <w:rFonts w:hint="default"/>
              </w:rPr>
              <w:t>始终和伸缩容器内容盒的</w:t>
            </w:r>
            <w:r>
              <w:rPr>
                <w:rFonts w:hint="default"/>
              </w:rPr>
              <w:fldChar w:fldCharType="begin"/>
            </w:r>
            <w:r>
              <w:rPr>
                <w:rFonts w:hint="default"/>
              </w:rPr>
              <w:instrText xml:space="preserve"> HYPERLINK "https://www.w3.org/html/ig/zh/wiki/Css3-flexbox/zh-hans" \l "main-size" </w:instrText>
            </w:r>
            <w:r>
              <w:rPr>
                <w:rFonts w:hint="default"/>
              </w:rPr>
              <w:fldChar w:fldCharType="separate"/>
            </w:r>
            <w:r>
              <w:rPr>
                <w:rFonts w:hint="default"/>
              </w:rPr>
              <w:t>主轴长度</w:t>
            </w:r>
            <w:r>
              <w:rPr>
                <w:rFonts w:hint="default"/>
              </w:rPr>
              <w:fldChar w:fldCharType="end"/>
            </w:r>
            <w:r>
              <w:rPr>
                <w:rFonts w:hint="default"/>
              </w:rPr>
              <w:t>相同。</w:t>
            </w:r>
          </w:p>
          <w:p>
            <w:pPr>
              <w:rPr>
                <w:rFonts w:hint="eastAsia"/>
                <w:lang w:val="en-US" w:eastAsia="zh-CN"/>
              </w:rPr>
            </w:pPr>
          </w:p>
          <w:p>
            <w:r>
              <w:drawing>
                <wp:inline distT="0" distB="0" distL="114300" distR="114300">
                  <wp:extent cx="1561465" cy="1238250"/>
                  <wp:effectExtent l="0" t="0" r="635" b="0"/>
                  <wp:docPr id="7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1"/>
                          <pic:cNvPicPr>
                            <a:picLocks noChangeAspect="1"/>
                          </pic:cNvPicPr>
                        </pic:nvPicPr>
                        <pic:blipFill>
                          <a:blip r:embed="rId22"/>
                          <a:stretch>
                            <a:fillRect/>
                          </a:stretch>
                        </pic:blipFill>
                        <pic:spPr>
                          <a:xfrm>
                            <a:off x="0" y="0"/>
                            <a:ext cx="1561465" cy="1238250"/>
                          </a:xfrm>
                          <a:prstGeom prst="rect">
                            <a:avLst/>
                          </a:prstGeom>
                          <a:noFill/>
                          <a:ln w="9525">
                            <a:noFill/>
                          </a:ln>
                        </pic:spPr>
                      </pic:pic>
                    </a:graphicData>
                  </a:graphic>
                </wp:inline>
              </w:drawing>
            </w:r>
          </w:p>
          <w:p>
            <w:pPr>
              <w:rPr>
                <w:rFonts w:hint="eastAsia"/>
                <w:lang w:val="en-US" w:eastAsia="zh-CN"/>
              </w:rPr>
            </w:pPr>
            <w:r>
              <w:rPr>
                <w:rFonts w:hint="eastAsia"/>
                <w:lang w:val="en-US" w:eastAsia="zh-CN"/>
              </w:rPr>
              <w:t>【flex:auto】</w:t>
            </w:r>
          </w:p>
        </w:tc>
      </w:tr>
    </w:tbl>
    <w:p>
      <w:pPr>
        <w:pStyle w:val="29"/>
        <w:rPr>
          <w:rFonts w:hint="eastAsia"/>
          <w:lang w:val="en-US" w:eastAsia="zh-CN"/>
        </w:rPr>
      </w:pPr>
      <w:bookmarkStart w:id="37" w:name="_Toc5761"/>
      <w:r>
        <w:rPr>
          <w:rFonts w:hint="eastAsia"/>
        </w:rPr>
        <w:t>伸缩</w:t>
      </w:r>
      <w:r>
        <w:rPr>
          <w:rFonts w:hint="eastAsia"/>
          <w:lang w:eastAsia="zh-CN"/>
        </w:rPr>
        <w:t>项目</w:t>
      </w:r>
      <w:r>
        <w:rPr>
          <w:rFonts w:hint="eastAsia"/>
          <w:lang w:val="en-US" w:eastAsia="zh-CN"/>
        </w:rPr>
        <w:t>item</w:t>
      </w:r>
      <w:r>
        <w:rPr>
          <w:rFonts w:hint="eastAsia"/>
        </w:rPr>
        <w:t>的属性</w:t>
      </w:r>
      <w:bookmarkEnd w:id="37"/>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200"/>
        <w:gridCol w:w="4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3"/>
            <w:vAlign w:val="top"/>
          </w:tcPr>
          <w:p>
            <w:pPr>
              <w:pStyle w:val="30"/>
            </w:pPr>
            <w:r>
              <w:rPr>
                <w:rFonts w:hint="eastAsia"/>
              </w:rPr>
              <w:t>一个伸缩项目是一个伸缩容器的子元素。伸缩容器中的文本也被视为一个伸缩项目。</w:t>
            </w:r>
          </w:p>
          <w:p>
            <w:pPr>
              <w:pStyle w:val="30"/>
              <w:rPr>
                <w:rFonts w:hint="eastAsia"/>
              </w:rPr>
            </w:pPr>
            <w:r>
              <w:rPr>
                <w:rFonts w:hint="eastAsia"/>
              </w:rPr>
              <w:t>伸缩项目中内容与普通流一样。举例来说，当一个伸缩项目被设置为浮动，你依然可以在这个伸缩项目中放置一个浮动元素。</w:t>
            </w:r>
          </w:p>
          <w:p>
            <w:pPr>
              <w:pStyle w:val="30"/>
              <w:rPr>
                <w:rFonts w:hint="eastAsia"/>
              </w:rPr>
            </w:pPr>
            <w:r>
              <w:rPr>
                <w:rFonts w:hint="eastAsia"/>
              </w:rPr>
              <w:t>伸缩项目都有一个 主轴长度(Main Size) 和一个 侧轴长度(Cross Size)。主轴长度是伸缩项目在主轴上的尺寸。侧轴长度是伸缩项目在侧轴上的尺寸。或者说，一个伸缩项目的宽或高取决于伸缩容器的轴，可能就是它的主轴长度或侧轴长度。</w:t>
            </w:r>
          </w:p>
          <w:p>
            <w:pPr>
              <w:pStyle w:val="30"/>
            </w:pPr>
            <w:r>
              <w:rPr>
                <w:rFonts w:hint="eastAsia"/>
              </w:rPr>
              <w:t>下面的属性可以调整伸缩项目的行为</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pStyle w:val="27"/>
              <w:rPr>
                <w:rFonts w:hint="eastAsia"/>
              </w:rPr>
            </w:pPr>
            <w:bookmarkStart w:id="38" w:name="_Toc16359"/>
            <w:r>
              <w:rPr>
                <w:rFonts w:hint="eastAsia"/>
              </w:rPr>
              <w:t>flex 伸缩性</w:t>
            </w:r>
            <w:bookmarkEnd w:id="38"/>
          </w:p>
          <w:p>
            <w:pPr>
              <w:pStyle w:val="27"/>
              <w:ind w:firstLine="0" w:firstLineChars="0"/>
              <w:rPr>
                <w:rFonts w:hint="eastAsia"/>
                <w:vertAlign w:val="baseline"/>
                <w:lang w:val="en-US" w:eastAsia="zh-CN"/>
              </w:rPr>
            </w:pPr>
          </w:p>
        </w:tc>
        <w:tc>
          <w:tcPr>
            <w:tcW w:w="8949" w:type="dxa"/>
            <w:gridSpan w:val="3"/>
            <w:vAlign w:val="top"/>
          </w:tcPr>
          <w:p>
            <w:pPr>
              <w:pStyle w:val="30"/>
              <w:rPr>
                <w:rFonts w:hint="eastAsia"/>
              </w:rPr>
            </w:pPr>
            <w:r>
              <w:rPr>
                <w:rFonts w:hint="eastAsia"/>
              </w:rPr>
              <w:t>flex: [flex-grow] [flex-shrink] [flex-basis]</w:t>
            </w:r>
            <w:r>
              <w:rPr>
                <w:rFonts w:hint="eastAsia"/>
                <w:lang w:val="en-US" w:eastAsia="zh-CN"/>
              </w:rPr>
              <w:t xml:space="preserve">; </w:t>
            </w:r>
            <w:r>
              <w:rPr>
                <w:rFonts w:hint="eastAsia"/>
              </w:rPr>
              <w:t>扩展比率flex-grow，收缩比率flex-shrink以及伸缩基准值flex-basis。</w:t>
            </w:r>
          </w:p>
          <w:p>
            <w:pPr>
              <w:pStyle w:val="30"/>
              <w:rPr>
                <w:rFonts w:hint="eastAsia"/>
              </w:rPr>
            </w:pPr>
            <w:r>
              <w:rPr>
                <w:rFonts w:hint="eastAsia"/>
              </w:rPr>
              <w:t>flex用来决定伸缩项目的伸缩性。一个伸缩容器会等比地按照各伸缩项目的扩展比率分配剩余空间，也会按照收缩比率缩小各项目以避免溢出。</w:t>
            </w:r>
          </w:p>
          <w:p>
            <w:pPr>
              <w:pStyle w:val="30"/>
              <w:rPr>
                <w:rFonts w:hint="eastAsia"/>
              </w:rPr>
            </w:pPr>
            <w:r>
              <w:rPr>
                <w:rFonts w:hint="default"/>
              </w:rPr>
              <w:t>当一个元素是</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时，「</w:t>
            </w:r>
            <w:r>
              <w:rPr>
                <w:rFonts w:hint="default"/>
              </w:rPr>
              <w:fldChar w:fldCharType="begin"/>
            </w:r>
            <w:r>
              <w:rPr>
                <w:rFonts w:hint="default"/>
              </w:rPr>
              <w:instrText xml:space="preserve"> HYPERLINK "https://www.w3.org/html/ig/zh/wiki/Css3-flexbox/zh-hans" \l "flex" </w:instrText>
            </w:r>
            <w:r>
              <w:rPr>
                <w:rFonts w:hint="default"/>
              </w:rPr>
              <w:fldChar w:fldCharType="separate"/>
            </w:r>
            <w:r>
              <w:rPr>
                <w:rFonts w:hint="default"/>
              </w:rPr>
              <w:t>flex</w:t>
            </w:r>
            <w:r>
              <w:rPr>
                <w:rFonts w:hint="default"/>
              </w:rPr>
              <w:fldChar w:fldCharType="end"/>
            </w:r>
            <w:r>
              <w:rPr>
                <w:rFonts w:hint="default"/>
              </w:rPr>
              <w:t>」属性将代替</w:t>
            </w:r>
            <w:r>
              <w:rPr>
                <w:rFonts w:hint="default"/>
              </w:rPr>
              <w:fldChar w:fldCharType="begin"/>
            </w:r>
            <w:r>
              <w:rPr>
                <w:rFonts w:hint="default"/>
              </w:rPr>
              <w:instrText xml:space="preserve"> HYPERLINK "https://www.w3.org/html/ig/zh/wiki/Css3-flexbox/zh-hans" \l "main-size-property" </w:instrText>
            </w:r>
            <w:r>
              <w:rPr>
                <w:rFonts w:hint="default"/>
              </w:rPr>
              <w:fldChar w:fldCharType="separate"/>
            </w:r>
            <w:r>
              <w:rPr>
                <w:rFonts w:hint="default"/>
              </w:rPr>
              <w:t>主轴长度属性</w:t>
            </w:r>
            <w:r>
              <w:rPr>
                <w:rFonts w:hint="default"/>
              </w:rPr>
              <w:fldChar w:fldCharType="end"/>
            </w:r>
            <w:r>
              <w:rPr>
                <w:rFonts w:hint="default"/>
              </w:rPr>
              <w:t>决定元素的</w:t>
            </w:r>
            <w:r>
              <w:rPr>
                <w:rFonts w:hint="default"/>
              </w:rPr>
              <w:fldChar w:fldCharType="begin"/>
            </w:r>
            <w:r>
              <w:rPr>
                <w:rFonts w:hint="default"/>
              </w:rPr>
              <w:instrText xml:space="preserve"> HYPERLINK "https://www.w3.org/html/ig/zh/wiki/Css3-flexbox/zh-hans" \l "main-size" </w:instrText>
            </w:r>
            <w:r>
              <w:rPr>
                <w:rFonts w:hint="default"/>
              </w:rPr>
              <w:fldChar w:fldCharType="separate"/>
            </w:r>
            <w:r>
              <w:rPr>
                <w:rFonts w:hint="default"/>
              </w:rPr>
              <w:t>主轴长度</w:t>
            </w:r>
            <w:r>
              <w:rPr>
                <w:rFonts w:hint="default"/>
              </w:rPr>
              <w:fldChar w:fldCharType="end"/>
            </w:r>
            <w:r>
              <w:rPr>
                <w:rFonts w:hint="default"/>
              </w:rPr>
              <w:t>。若元素不是</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，则「</w:t>
            </w:r>
            <w:r>
              <w:rPr>
                <w:rFonts w:hint="default"/>
              </w:rPr>
              <w:fldChar w:fldCharType="begin"/>
            </w:r>
            <w:r>
              <w:rPr>
                <w:rFonts w:hint="default"/>
              </w:rPr>
              <w:instrText xml:space="preserve"> HYPERLINK "https://www.w3.org/html/ig/zh/wiki/Css3-flexbox/zh-hans" \l "flex" </w:instrText>
            </w:r>
            <w:r>
              <w:rPr>
                <w:rFonts w:hint="default"/>
              </w:rPr>
              <w:fldChar w:fldCharType="separate"/>
            </w:r>
            <w:r>
              <w:rPr>
                <w:rFonts w:hint="default"/>
              </w:rPr>
              <w:t>flex</w:t>
            </w:r>
            <w:r>
              <w:rPr>
                <w:rFonts w:hint="default"/>
              </w:rPr>
              <w:fldChar w:fldCharType="end"/>
            </w:r>
            <w:r>
              <w:rPr>
                <w:rFonts w:hint="default"/>
              </w:rPr>
              <w:t>」属性没有效果。</w:t>
            </w:r>
          </w:p>
          <w:p>
            <w:pPr>
              <w:pStyle w:val="30"/>
              <w:rPr>
                <w:rFonts w:hint="eastAsia"/>
                <w:lang w:eastAsia="zh-CN"/>
              </w:rPr>
            </w:pPr>
            <w:r>
              <w:rPr>
                <w:rFonts w:hint="eastAsia"/>
                <w:lang w:eastAsia="zh-CN"/>
              </w:rPr>
              <w:t>具体介绍见：</w:t>
            </w:r>
            <w:r>
              <w:rPr>
                <w:rFonts w:hint="eastAsia"/>
                <w:lang w:eastAsia="zh-CN"/>
              </w:rPr>
              <w:fldChar w:fldCharType="begin"/>
            </w:r>
            <w:r>
              <w:rPr>
                <w:rFonts w:hint="eastAsia"/>
                <w:lang w:eastAsia="zh-CN"/>
              </w:rPr>
              <w:instrText xml:space="preserve"> HYPERLINK "https://www.w3.org/html/ig/zh/wiki/Css3-flexbox/zh-hans#flex" </w:instrText>
            </w:r>
            <w:r>
              <w:rPr>
                <w:rFonts w:hint="eastAsia"/>
                <w:lang w:eastAsia="zh-CN"/>
              </w:rPr>
              <w:fldChar w:fldCharType="separate"/>
            </w:r>
            <w:r>
              <w:rPr>
                <w:rStyle w:val="21"/>
                <w:rFonts w:hint="eastAsia"/>
                <w:lang w:eastAsia="zh-CN"/>
              </w:rPr>
              <w:t>https://www.w3.org/html/ig/zh/wiki/Css3-flexbox/zh-hans#flex</w:t>
            </w:r>
            <w:r>
              <w:rPr>
                <w:rFonts w:hint="eastAsia"/>
                <w:lang w:eastAsia="zh-CN"/>
              </w:rPr>
              <w:fldChar w:fldCharType="end"/>
            </w:r>
          </w:p>
          <w:p>
            <w:pPr>
              <w:pStyle w:val="30"/>
            </w:pPr>
          </w:p>
          <w:p>
            <w:pPr>
              <w:pStyle w:val="30"/>
            </w:pPr>
            <w:r>
              <w:rPr>
                <w:rFonts w:hint="eastAsia"/>
                <w:lang w:val="en-US" w:eastAsia="zh-CN"/>
              </w:rPr>
              <w:t>1.</w:t>
            </w:r>
            <w:r>
              <w:rPr>
                <w:rFonts w:hint="eastAsia"/>
              </w:rPr>
              <w:t>flex-grow：此属性值为正数值，用来设置扩展比率，也就是剩余空间是正值的时候此伸缩项目相对于伸缩容器里其他伸缩项目能分配到空间比例。若省略则会被设置为“</w:t>
            </w:r>
            <w:r>
              <w:rPr>
                <w:rFonts w:hint="eastAsia"/>
                <w:lang w:val="en-US" w:eastAsia="zh-CN"/>
              </w:rPr>
              <w:t>0</w:t>
            </w:r>
            <w:r>
              <w:rPr>
                <w:rFonts w:hint="eastAsia"/>
              </w:rPr>
              <w:t>”。</w:t>
            </w:r>
          </w:p>
          <w:p>
            <w:pPr>
              <w:pStyle w:val="30"/>
            </w:pPr>
            <w:r>
              <w:rPr>
                <w:rFonts w:hint="eastAsia"/>
                <w:lang w:val="en-US" w:eastAsia="zh-CN"/>
              </w:rPr>
              <w:t>2.</w:t>
            </w:r>
            <w:r>
              <w:rPr>
                <w:rFonts w:hint="eastAsia"/>
              </w:rPr>
              <w:t>flex-shrink：此属性值为正数值，用来设置收缩比率，也就是剩余空间是负值的时候此伸缩项目相对于伸缩容器里其他伸缩项目能收缩的空间比例。若省略则会被设置为“1”，在收缩的时候收缩比率会以伸缩基准值加权。</w:t>
            </w:r>
          </w:p>
          <w:p>
            <w:pPr>
              <w:pStyle w:val="30"/>
            </w:pPr>
            <w:r>
              <w:rPr>
                <w:rFonts w:hint="eastAsia"/>
                <w:lang w:val="en-US" w:eastAsia="zh-CN"/>
              </w:rPr>
              <w:t>3.</w:t>
            </w:r>
            <w:r>
              <w:rPr>
                <w:rFonts w:hint="eastAsia"/>
              </w:rPr>
              <w:t>flex-basis：与width属性使用相同的值，可以用来设置flex-basis长写并指定伸缩基准值，也就是根据可伸缩比率计算 出剩余空间的分布之前，伸缩项目主轴长度的起始数值。若在flex缩写省略了此属性设置，则flex-basis的指定值是“0”，若flex-basis的指定值是“auto”，则伸缩基准值的指定值是元素主轴长度属性的值。</w:t>
            </w:r>
          </w:p>
          <w:p>
            <w:pPr>
              <w:pStyle w:val="30"/>
            </w:pPr>
            <w:r>
              <w:rPr>
                <w:rFonts w:hint="eastAsia"/>
                <w:lang w:val="en-US" w:eastAsia="zh-CN"/>
              </w:rPr>
              <w:t xml:space="preserve"> </w:t>
            </w:r>
            <w:r>
              <w:fldChar w:fldCharType="begin"/>
            </w:r>
            <w:r>
              <w:instrText xml:space="preserve">INCLUDEPICTURE \d "https://www.w3.org/html/ig/zh/wiki/images/e/eb/Rel-vs-abs-flex.zh-hans.png" \* MERGEFORMATINET </w:instrText>
            </w:r>
            <w:r>
              <w:fldChar w:fldCharType="separate"/>
            </w:r>
            <w:r>
              <w:drawing>
                <wp:inline distT="0" distB="0" distL="114300" distR="114300">
                  <wp:extent cx="3157220" cy="1500505"/>
                  <wp:effectExtent l="0" t="0" r="5080" b="4445"/>
                  <wp:docPr id="80"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4" descr="IMG_256"/>
                          <pic:cNvPicPr>
                            <a:picLocks noChangeAspect="1"/>
                          </pic:cNvPicPr>
                        </pic:nvPicPr>
                        <pic:blipFill>
                          <a:blip r:embed="rId23"/>
                          <a:stretch>
                            <a:fillRect/>
                          </a:stretch>
                        </pic:blipFill>
                        <pic:spPr>
                          <a:xfrm>
                            <a:off x="0" y="0"/>
                            <a:ext cx="3157220" cy="1500505"/>
                          </a:xfrm>
                          <a:prstGeom prst="rect">
                            <a:avLst/>
                          </a:prstGeom>
                          <a:noFill/>
                          <a:ln w="9525">
                            <a:noFill/>
                          </a:ln>
                        </pic:spPr>
                      </pic:pic>
                    </a:graphicData>
                  </a:graphic>
                </wp:inline>
              </w:drawing>
            </w:r>
            <w:r>
              <w:fldChar w:fldCharType="end"/>
            </w:r>
          </w:p>
          <w:p>
            <w:pPr>
              <w:pStyle w:val="30"/>
              <w:rPr>
                <w:rFonts w:hint="eastAsia"/>
              </w:rPr>
            </w:pPr>
            <w:r>
              <w:rPr>
                <w:rFonts w:hint="eastAsia"/>
                <w:lang w:val="en-US" w:eastAsia="zh-CN"/>
              </w:rPr>
              <w:t>[</w:t>
            </w:r>
            <w:r>
              <w:t> </w:t>
            </w:r>
            <w:r>
              <w:rPr>
                <w:rFonts w:hint="default"/>
              </w:rPr>
              <w:t>一个显示「绝对」伸缩（以零为基准值开始）与「相对」伸缩（以项目的内容大小为基准值开始）差异的图解。这三个项目的伸缩比例分别是「</w:t>
            </w:r>
            <w:r>
              <w:t>1</w:t>
            </w:r>
            <w:r>
              <w:rPr>
                <w:rFonts w:hint="default"/>
              </w:rPr>
              <w:t>」、「1」、「2」。</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 w:hRule="atLeast"/>
        </w:trPr>
        <w:tc>
          <w:tcPr>
            <w:tcW w:w="1923" w:type="dxa"/>
            <w:vMerge w:val="continue"/>
            <w:vAlign w:val="top"/>
          </w:tcPr>
          <w:p>
            <w:pPr>
              <w:rPr>
                <w:rFonts w:hint="eastAsia"/>
                <w:lang w:val="en-US" w:eastAsia="zh-CN"/>
              </w:rPr>
            </w:pPr>
          </w:p>
        </w:tc>
        <w:tc>
          <w:tcPr>
            <w:tcW w:w="8949" w:type="dxa"/>
            <w:gridSpan w:val="3"/>
            <w:vAlign w:val="top"/>
          </w:tcPr>
          <w:p>
            <w:pPr>
              <w:pStyle w:val="30"/>
              <w:rPr>
                <w:rFonts w:hint="eastAsia"/>
              </w:rPr>
            </w:pPr>
            <w:r>
              <w:rPr>
                <w:rFonts w:hint="eastAsia"/>
              </w:rPr>
              <w:t>大多数情况下没必要使用这种语法</w:t>
            </w:r>
            <w:r>
              <w:rPr>
                <w:rFonts w:hint="eastAsia"/>
                <w:lang w:eastAsia="zh-CN"/>
              </w:rPr>
              <w:t>，</w:t>
            </w:r>
            <w:r>
              <w:rPr>
                <w:rFonts w:hint="eastAsia"/>
              </w:rPr>
              <w:t>可以把 </w:t>
            </w:r>
            <w:r>
              <w:rPr>
                <w:rFonts w:hint="default"/>
              </w:rPr>
              <w:t>flex-grow</w:t>
            </w:r>
            <w:r>
              <w:rPr>
                <w:rFonts w:hint="eastAsia"/>
              </w:rPr>
              <w:t>, </w:t>
            </w:r>
            <w:r>
              <w:rPr>
                <w:rFonts w:hint="default"/>
              </w:rPr>
              <w:t>flex-shrink</w:t>
            </w:r>
            <w:r>
              <w:rPr>
                <w:rFonts w:hint="eastAsia"/>
              </w:rPr>
              <w:t>, 和 </w:t>
            </w:r>
            <w:r>
              <w:rPr>
                <w:rFonts w:hint="default"/>
              </w:rPr>
              <w:t>flex-basis</w:t>
            </w:r>
            <w:r>
              <w:rPr>
                <w:rFonts w:hint="eastAsia"/>
              </w:rPr>
              <w:t> 这3个缩写为1个声明</w:t>
            </w:r>
            <w:r>
              <w:rPr>
                <w:rFonts w:hint="eastAsia"/>
                <w:lang w:eastAsia="zh-CN"/>
              </w:rPr>
              <w:t>；</w:t>
            </w:r>
            <w:r>
              <w:t>默认值为</w:t>
            </w:r>
            <w:r>
              <w:rPr>
                <w:rFonts w:hint="eastAsia"/>
                <w:lang w:val="en-US" w:eastAsia="zh-CN"/>
              </w:rPr>
              <w:t xml:space="preserve"> </w:t>
            </w:r>
            <w:r>
              <w:t>0 1 auto</w:t>
            </w:r>
            <w:r>
              <w:rPr>
                <w:rFonts w:hint="eastAsia"/>
                <w:lang w:val="en-US" w:eastAsia="zh-CN"/>
              </w:rPr>
              <w:t xml:space="preserve"> ;</w:t>
            </w:r>
          </w:p>
          <w:p>
            <w:pPr>
              <w:pStyle w:val="30"/>
              <w:rPr>
                <w:rFonts w:hint="default"/>
              </w:rPr>
            </w:pPr>
            <w:r>
              <w:rPr>
                <w:rFonts w:hint="eastAsia"/>
              </w:rPr>
              <w:t>当然你也可以将 </w:t>
            </w:r>
            <w:r>
              <w:rPr>
                <w:rFonts w:hint="default"/>
              </w:rPr>
              <w:t>flex-grow</w:t>
            </w:r>
            <w:r>
              <w:rPr>
                <w:rFonts w:hint="eastAsia"/>
              </w:rPr>
              <w:t>, </w:t>
            </w:r>
            <w:r>
              <w:rPr>
                <w:rFonts w:hint="default"/>
              </w:rPr>
              <w:t>flex-shrink</w:t>
            </w:r>
            <w:r>
              <w:rPr>
                <w:rFonts w:hint="eastAsia"/>
              </w:rPr>
              <w:t>, 和 </w:t>
            </w:r>
            <w:r>
              <w:rPr>
                <w:rFonts w:hint="default"/>
              </w:rPr>
              <w:t>flex-basis</w:t>
            </w:r>
            <w:r>
              <w:rPr>
                <w:rFonts w:hint="eastAsia"/>
              </w:rPr>
              <w:t> 作为单个属性分开来设置</w:t>
            </w:r>
            <w:r>
              <w:rPr>
                <w:rFonts w:hint="eastAsia"/>
                <w:lang w:eastAsia="zh-CN"/>
              </w:rPr>
              <w:t>，</w:t>
            </w:r>
            <w:r>
              <w:rPr>
                <w:rFonts w:hint="eastAsia"/>
              </w:rPr>
              <w:t>如果你觉得自己挺厉害的，</w:t>
            </w:r>
            <w:r>
              <w:rPr>
                <w:rFonts w:hint="eastAsia"/>
              </w:rPr>
              <w:fldChar w:fldCharType="begin"/>
            </w:r>
            <w:r>
              <w:rPr>
                <w:rFonts w:hint="eastAsia"/>
              </w:rPr>
              <w:instrText xml:space="preserve"> HYPERLINK "http://www.w3.org/TR/css3-flexbox/" \l "flex" </w:instrText>
            </w:r>
            <w:r>
              <w:rPr>
                <w:rFonts w:hint="eastAsia"/>
              </w:rPr>
              <w:fldChar w:fldCharType="separate"/>
            </w:r>
            <w:r>
              <w:rPr>
                <w:rFonts w:hint="eastAsia"/>
              </w:rPr>
              <w:t>到规范里看一下吧</w:t>
            </w:r>
            <w:r>
              <w:rPr>
                <w:rFonts w:hint="eastAsia"/>
              </w:rPr>
              <w:fldChar w:fldCharType="end"/>
            </w:r>
            <w:r>
              <w:rPr>
                <w:rFonts w:hint="eastAsia"/>
                <w:lang w:eastAsia="zh-CN"/>
              </w:rPr>
              <w:t>，</w:t>
            </w:r>
            <w:r>
              <w:rPr>
                <w:rFonts w:hint="eastAsia"/>
              </w:rPr>
              <w:t>但我强烈反对这种方式：当使用 </w:t>
            </w:r>
            <w:r>
              <w:rPr>
                <w:rFonts w:hint="default"/>
              </w:rPr>
              <w:t>flex</w:t>
            </w:r>
            <w:r>
              <w:rPr>
                <w:rFonts w:hint="eastAsia"/>
              </w:rPr>
              <w:t> 缩写时，即使没有某些值没有设置也能获得更合理的默认值</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8949" w:type="dxa"/>
            <w:gridSpan w:val="3"/>
            <w:vAlign w:val="top"/>
          </w:tcPr>
          <w:p>
            <w:pPr>
              <w:pStyle w:val="30"/>
              <w:rPr>
                <w:rFonts w:hint="eastAsia"/>
              </w:rPr>
            </w:pPr>
            <w:r>
              <w:rPr>
                <w:rFonts w:hint="eastAsia"/>
                <w:lang w:val="en-US" w:eastAsia="zh-CN"/>
              </w:rPr>
              <w:t xml:space="preserve">&gt; </w:t>
            </w:r>
            <w:r>
              <w:rPr>
                <w:rFonts w:hint="eastAsia"/>
              </w:rPr>
              <w:t>flex: initial</w:t>
            </w:r>
            <w:r>
              <w:rPr>
                <w:rFonts w:hint="eastAsia"/>
                <w:lang w:val="en-US" w:eastAsia="zh-CN"/>
              </w:rPr>
              <w:t>; 设置该属性为它的默认值，即为 0 1 auto。请参阅 initial。</w:t>
            </w:r>
            <w:r>
              <w:rPr>
                <w:rFonts w:hint="eastAsia"/>
              </w:rPr>
              <w:t>一个 </w:t>
            </w:r>
            <w:r>
              <w:t>flex</w:t>
            </w:r>
            <w:r>
              <w:rPr>
                <w:rFonts w:hint="eastAsia"/>
              </w:rPr>
              <w:t> 属性值被设为 </w:t>
            </w:r>
            <w:r>
              <w:rPr>
                <w:rFonts w:hint="default"/>
              </w:rPr>
              <w:t>initial</w:t>
            </w:r>
            <w:r>
              <w:rPr>
                <w:rFonts w:hint="eastAsia"/>
              </w:rPr>
              <w:t> 的伸缩项目，在有剩余空间的情况下不会有任何变化，但是在必要的情况下会被收缩。</w:t>
            </w:r>
          </w:p>
          <w:p>
            <w:pPr>
              <w:pStyle w:val="30"/>
              <w:rPr>
                <w:rFonts w:hint="eastAsia"/>
              </w:rPr>
            </w:pPr>
          </w:p>
          <w:p>
            <w:pPr>
              <w:pStyle w:val="30"/>
              <w:rPr>
                <w:rFonts w:hint="eastAsia"/>
              </w:rPr>
            </w:pPr>
            <w:r>
              <w:rPr>
                <w:rFonts w:hint="eastAsia"/>
                <w:lang w:val="en-US" w:eastAsia="zh-CN"/>
              </w:rPr>
              <w:t xml:space="preserve">&gt; </w:t>
            </w:r>
            <w:r>
              <w:rPr>
                <w:rFonts w:hint="eastAsia"/>
              </w:rPr>
              <w:t>flex: auto</w:t>
            </w:r>
            <w:r>
              <w:rPr>
                <w:rFonts w:hint="eastAsia"/>
                <w:lang w:val="en-US" w:eastAsia="zh-CN"/>
              </w:rPr>
              <w:t xml:space="preserve">; </w:t>
            </w:r>
            <w:r>
              <w:rPr>
                <w:rFonts w:hint="default"/>
                <w:lang w:val="en-US" w:eastAsia="zh-CN"/>
              </w:rPr>
              <w:t>与 1 1 auto 相同。</w:t>
            </w:r>
            <w:r>
              <w:rPr>
                <w:rFonts w:hint="eastAsia"/>
              </w:rPr>
              <w:t>一个 </w:t>
            </w:r>
            <w:r>
              <w:rPr>
                <w:rFonts w:hint="default"/>
              </w:rPr>
              <w:t>flex</w:t>
            </w:r>
            <w:r>
              <w:rPr>
                <w:rFonts w:hint="eastAsia"/>
              </w:rPr>
              <w:t> 属性值被设为 </w:t>
            </w:r>
            <w:r>
              <w:rPr>
                <w:rFonts w:hint="default"/>
              </w:rPr>
              <w:t>auto</w:t>
            </w:r>
            <w:r>
              <w:rPr>
                <w:rFonts w:hint="eastAsia"/>
              </w:rPr>
              <w:t> 的伸缩项目，会根据主轴自动伸缩以占用所有剩余空间。</w:t>
            </w:r>
            <w:r>
              <w:rPr>
                <w:rFonts w:hint="eastAsia"/>
                <w:lang w:val="en-US" w:eastAsia="zh-CN"/>
              </w:rPr>
              <w:t xml:space="preserve"> </w:t>
            </w:r>
            <w:r>
              <w:rPr>
                <w:rFonts w:hint="default"/>
              </w:rPr>
              <w:t>auto</w:t>
            </w:r>
            <w:r>
              <w:rPr>
                <w:rFonts w:hint="eastAsia"/>
              </w:rPr>
              <w:t> 目前仅在 Opera 12.11 尚有效，在 Chrome 23.0.1271.95 上无效。你可以通过使用 </w:t>
            </w:r>
            <w:r>
              <w:rPr>
                <w:rFonts w:hint="default"/>
              </w:rPr>
              <w:t>flex: 1;</w:t>
            </w:r>
            <w:r>
              <w:rPr>
                <w:rFonts w:hint="eastAsia"/>
              </w:rPr>
              <w:t> 来达到一样的效果。</w:t>
            </w:r>
          </w:p>
          <w:p>
            <w:pPr>
              <w:pStyle w:val="30"/>
              <w:rPr>
                <w:rFonts w:hint="eastAsia"/>
              </w:rPr>
            </w:pPr>
          </w:p>
          <w:p>
            <w:pPr>
              <w:pStyle w:val="30"/>
              <w:rPr>
                <w:rFonts w:hint="eastAsia"/>
              </w:rPr>
            </w:pPr>
            <w:r>
              <w:rPr>
                <w:rFonts w:hint="eastAsia"/>
                <w:lang w:val="en-US" w:eastAsia="zh-CN"/>
              </w:rPr>
              <w:t xml:space="preserve">&gt; </w:t>
            </w:r>
            <w:r>
              <w:rPr>
                <w:rFonts w:hint="eastAsia"/>
              </w:rPr>
              <w:t>flex: none</w:t>
            </w:r>
            <w:r>
              <w:rPr>
                <w:rFonts w:hint="eastAsia"/>
                <w:lang w:val="en-US" w:eastAsia="zh-CN"/>
              </w:rPr>
              <w:t xml:space="preserve">; </w:t>
            </w:r>
            <w:r>
              <w:rPr>
                <w:rFonts w:hint="default"/>
                <w:lang w:val="en-US" w:eastAsia="zh-CN"/>
              </w:rPr>
              <w:t>与 0 0 auto 相同。</w:t>
            </w:r>
            <w:r>
              <w:rPr>
                <w:rFonts w:hint="eastAsia"/>
              </w:rPr>
              <w:t>一个 </w:t>
            </w:r>
            <w:r>
              <w:rPr>
                <w:rFonts w:hint="default"/>
              </w:rPr>
              <w:t>flex</w:t>
            </w:r>
            <w:r>
              <w:rPr>
                <w:rFonts w:hint="eastAsia"/>
              </w:rPr>
              <w:t> 属性值被设为 </w:t>
            </w:r>
            <w:r>
              <w:rPr>
                <w:rFonts w:hint="default"/>
              </w:rPr>
              <w:t>none</w:t>
            </w:r>
            <w:r>
              <w:rPr>
                <w:rFonts w:hint="eastAsia"/>
              </w:rPr>
              <w:t> 的伸缩项目，在任何情况都不会发生伸缩。</w:t>
            </w:r>
          </w:p>
          <w:p>
            <w:pPr>
              <w:pStyle w:val="30"/>
              <w:rPr>
                <w:rFonts w:hint="eastAsia"/>
              </w:rPr>
            </w:pPr>
          </w:p>
          <w:p>
            <w:pPr>
              <w:pStyle w:val="30"/>
              <w:rPr>
                <w:rFonts w:hint="eastAsia"/>
                <w:lang w:val="en-US" w:eastAsia="zh-CN"/>
              </w:rPr>
            </w:pPr>
            <w:r>
              <w:rPr>
                <w:rFonts w:hint="eastAsia"/>
                <w:lang w:val="en-US" w:eastAsia="zh-CN"/>
              </w:rPr>
              <w:t xml:space="preserve">=== </w:t>
            </w:r>
          </w:p>
          <w:p>
            <w:pPr>
              <w:pStyle w:val="30"/>
              <w:rPr>
                <w:rFonts w:hint="eastAsia"/>
              </w:rPr>
            </w:pPr>
            <w:r>
              <w:rPr>
                <w:rFonts w:hint="eastAsia"/>
              </w:rPr>
              <w:t>flex还有其他的值，</w:t>
            </w:r>
            <w:r>
              <w:rPr>
                <w:rFonts w:hint="eastAsia"/>
              </w:rPr>
              <w:fldChar w:fldCharType="begin"/>
            </w:r>
            <w:r>
              <w:rPr>
                <w:rFonts w:hint="eastAsia"/>
              </w:rPr>
              <w:instrText xml:space="preserve"> HYPERLINK "http://dev.w3.org/csswg/css-flexbox/" \l "flex-common" \t "http://www.w3cplus.com/css3/_blank"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Common values of flex</w:t>
            </w:r>
            <w:r>
              <w:rPr>
                <w:rFonts w:hint="eastAsia"/>
              </w:rPr>
              <w:fldChar w:fldCharType="end"/>
            </w:r>
            <w:r>
              <w:rPr>
                <w:rFonts w:hint="eastAsia"/>
              </w:rPr>
              <w:t>做了详细的介绍。其中“auto”和“initial”非常有用。</w:t>
            </w:r>
          </w:p>
          <w:p>
            <w:pPr>
              <w:pStyle w:val="30"/>
            </w:pPr>
            <w:r>
              <w:rPr>
                <w:rFonts w:hint="eastAsia"/>
              </w:rPr>
              <w:t>设置“flex:auto”时，伸缩容器中的伸缩项目（相当于flex: 1 1 auto）将使用其大小根据任何width/height或者min-width/min-height设定，它将扩展占用一个比例的任何自由空间可用，但在没有额外的自由空间将缩小以适应其内容。结合min-width将可能会产生一些有趣的效果，可以看看</w:t>
            </w:r>
            <w:r>
              <w:rPr>
                <w:rFonts w:hint="eastAsia"/>
              </w:rPr>
              <w:fldChar w:fldCharType="begin"/>
            </w:r>
            <w:r>
              <w:rPr>
                <w:rFonts w:hint="eastAsia"/>
              </w:rPr>
              <w:instrText xml:space="preserve"> HYPERLINK "http://devfiles.myopera.com/articles/10532/flex-auto-test.html" \t "http://www.w3cplus.com/css3/_blank"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flex auto</w:t>
            </w:r>
            <w:r>
              <w:rPr>
                <w:rFonts w:hint="eastAsia"/>
              </w:rPr>
              <w:fldChar w:fldCharType="end"/>
            </w:r>
            <w:r>
              <w:rPr>
                <w:rFonts w:hint="eastAsia"/>
              </w:rPr>
              <w:t>的实例。在这个实例中，父容器设置了“flex-flow:row”，三个子元素设置了“flex:auto”并设置了一个“min-width”。因此不管是多行还是单行，任何多余的空间都扩展到伸缩项目上。然后会收缩整齐，因为他变小后，充许子元素重新自适应。</w:t>
            </w:r>
          </w:p>
          <w:p>
            <w:pPr>
              <w:pStyle w:val="30"/>
              <w:rPr>
                <w:rFonts w:hint="eastAsia"/>
                <w:lang w:eastAsia="zh-CN"/>
              </w:rPr>
            </w:pPr>
            <w:r>
              <w:rPr>
                <w:rFonts w:hint="eastAsia"/>
              </w:rPr>
              <w:t>试着将“flex:auto”修改成“flex:initial”(相当于flex:0 1 auto)，你会看到，当有多余的空间时，第三个子元素安容器大小不再增加，但仍然需要收缩。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r>
              <w:t>flex-grow</w:t>
            </w:r>
          </w:p>
        </w:tc>
        <w:tc>
          <w:tcPr>
            <w:tcW w:w="8949" w:type="dxa"/>
            <w:gridSpan w:val="3"/>
            <w:vAlign w:val="top"/>
          </w:tcPr>
          <w:p>
            <w:pPr>
              <w:pStyle w:val="30"/>
              <w:rPr>
                <w:rFonts w:hint="eastAsia"/>
              </w:rPr>
            </w:pPr>
            <w:r>
              <w:rPr>
                <w:rFonts w:hint="eastAsia"/>
                <w:lang w:val="en-US" w:eastAsia="zh-CN"/>
              </w:rPr>
              <w:t xml:space="preserve">&gt; </w:t>
            </w:r>
            <w:r>
              <w:rPr>
                <w:rFonts w:hint="eastAsia"/>
              </w:rPr>
              <w:t>flex: [number]</w:t>
            </w:r>
          </w:p>
          <w:p>
            <w:pPr>
              <w:pStyle w:val="30"/>
              <w:rPr>
                <w:rFonts w:hint="eastAsia"/>
              </w:rPr>
            </w:pPr>
            <w:r>
              <w:rPr>
                <w:rFonts w:hint="eastAsia"/>
              </w:rPr>
              <w:t>这个语法指定了一个数字，代表了这个伸缩项目该占用的剩余空间比例。</w:t>
            </w:r>
          </w:p>
          <w:p>
            <w:pPr>
              <w:pStyle w:val="30"/>
            </w:pPr>
            <w:r>
              <w:t>如果把每个伸缩项目都设置为 1 的话，那么剩余空间就会被平均分配了。</w:t>
            </w:r>
          </w:p>
          <w:p>
            <w:pPr>
              <w:pStyle w:val="30"/>
              <w:rPr>
                <w:rFonts w:hint="eastAsia"/>
              </w:rPr>
            </w:pPr>
            <w:r>
              <w:rPr>
                <w:rFonts w:hint="eastAsia"/>
                <w:lang w:eastAsia="zh-CN"/>
              </w:rPr>
              <w:t>如下写法代表：</w:t>
            </w:r>
            <w:r>
              <w:rPr>
                <w:rFonts w:hint="eastAsia"/>
              </w:rPr>
              <w:t>第一个伸缩项目占用了 2/4 的剩余空间，而另外两个各占用了 1/4 的剩余空间。</w:t>
            </w:r>
          </w:p>
          <w:p>
            <w:pPr>
              <w:pStyle w:val="33"/>
              <w:rPr>
                <w:rFonts w:hint="eastAsia"/>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item1 </w:t>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item2 </w:t>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item3 </w:t>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lang w:val="en-US" w:eastAsia="zh-CN"/>
              </w:rPr>
            </w:pPr>
            <w:r>
              <w:t>flex-basis</w:t>
            </w:r>
          </w:p>
        </w:tc>
        <w:tc>
          <w:tcPr>
            <w:tcW w:w="8949" w:type="dxa"/>
            <w:gridSpan w:val="3"/>
            <w:vAlign w:val="top"/>
          </w:tcPr>
          <w:p>
            <w:pPr>
              <w:pStyle w:val="30"/>
              <w:rPr>
                <w:rFonts w:hint="eastAsia"/>
              </w:rPr>
            </w:pPr>
            <w:r>
              <w:rPr>
                <w:rFonts w:hint="eastAsia"/>
              </w:rPr>
              <w:t>首先flex-basis的值主要取决于伸缩项目的width或者高，同时取决于流动方向。然后，剩下的空间根据flex-grow给伸缩项目最后宽度来划分。</w:t>
            </w:r>
          </w:p>
          <w:p>
            <w:pPr>
              <w:pStyle w:val="30"/>
              <w:rPr>
                <w:rFonts w:hint="eastAsia"/>
              </w:rPr>
            </w:pPr>
            <w:r>
              <w:rPr>
                <w:rFonts w:hint="eastAsia"/>
              </w:rPr>
              <w:t>所以伸缩项目会沿着主轴线大小为200px、300px和</w:t>
            </w:r>
            <w:r>
              <w:rPr>
                <w:rFonts w:hint="eastAsia"/>
                <w:lang w:val="en-US" w:eastAsia="zh-CN"/>
              </w:rPr>
              <w:t>500</w:t>
            </w:r>
            <w:r>
              <w:rPr>
                <w:rFonts w:hint="eastAsia"/>
              </w:rPr>
              <w:t>px,总共</w:t>
            </w:r>
            <w:r>
              <w:rPr>
                <w:rFonts w:hint="eastAsia"/>
                <w:lang w:val="en-US" w:eastAsia="zh-CN"/>
              </w:rPr>
              <w:t>1000</w:t>
            </w:r>
            <w:r>
              <w:rPr>
                <w:rFonts w:hint="eastAsia"/>
              </w:rPr>
              <w:t>px。如果伸缩容器沿主轴方向是</w:t>
            </w:r>
            <w:r>
              <w:rPr>
                <w:rFonts w:hint="eastAsia"/>
                <w:lang w:val="en-US" w:eastAsia="zh-CN"/>
              </w:rPr>
              <w:t>1200</w:t>
            </w:r>
            <w:r>
              <w:rPr>
                <w:rFonts w:hint="eastAsia"/>
              </w:rPr>
              <w:t>px,这样就会多出一个200px空间，那么这多出的200px空间将分配给伸缩项目。</w:t>
            </w:r>
          </w:p>
          <w:p>
            <w:pPr>
              <w:pStyle w:val="30"/>
              <w:rPr>
                <w:rFonts w:hint="eastAsia"/>
                <w:lang w:val="en-US" w:eastAsia="zh-CN"/>
              </w:rPr>
            </w:pPr>
            <w:r>
              <w:rPr>
                <w:rFonts w:hint="eastAsia"/>
              </w:rPr>
              <w:t>第一个和第三个伸缩项目将得到50px的空间，因为他的flex-grow值是“1”,他们最终的空间是250px和</w:t>
            </w:r>
            <w:r>
              <w:rPr>
                <w:rFonts w:hint="eastAsia"/>
                <w:lang w:val="en-US" w:eastAsia="zh-CN"/>
              </w:rPr>
              <w:t>55</w:t>
            </w:r>
            <w:r>
              <w:rPr>
                <w:rFonts w:hint="eastAsia"/>
              </w:rPr>
              <w:t>0px。第二个伸缩项目将获得100px空间，因为他的flex-grow值为“2”,他的最后空间大小为400px。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#item3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"item1"</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"item2"</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"item3"</w:t>
            </w:r>
            <w:r>
              <w:rPr>
                <w:rFonts w:hint="default" w:ascii="Consolas" w:hAnsi="Consolas" w:eastAsia="Consolas" w:cs="Consolas"/>
                <w:color w:val="000000"/>
                <w:sz w:val="16"/>
                <w:szCs w:val="16"/>
                <w:shd w:val="clear" w:fill="FFFFFF"/>
              </w:rPr>
              <w:t>&gt;3&lt;/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lang w:val="en-US" w:eastAsia="zh-CN"/>
              </w:rPr>
            </w:pPr>
            <w:r>
              <w:rPr>
                <w:rFonts w:hint="eastAsia"/>
                <w:lang w:val="en-US" w:eastAsia="zh-CN"/>
              </w:rPr>
              <w:t>[300*1][300*2][300*1]</w:t>
            </w:r>
          </w:p>
          <w:p>
            <w:pPr>
              <w:pStyle w:val="30"/>
              <w:ind w:left="0" w:leftChars="0" w:firstLine="0" w:firstLineChars="0"/>
              <w:rPr>
                <w:sz w:val="11"/>
                <w:szCs w:val="15"/>
              </w:rPr>
            </w:pPr>
            <w:r>
              <w:rPr>
                <w:sz w:val="11"/>
                <w:szCs w:val="15"/>
              </w:rPr>
              <w:drawing>
                <wp:inline distT="0" distB="0" distL="114300" distR="114300">
                  <wp:extent cx="2698115" cy="129540"/>
                  <wp:effectExtent l="0" t="0" r="6985" b="3810"/>
                  <wp:docPr id="8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9"/>
                          <pic:cNvPicPr>
                            <a:picLocks noChangeAspect="1"/>
                          </pic:cNvPicPr>
                        </pic:nvPicPr>
                        <pic:blipFill>
                          <a:blip r:embed="rId24"/>
                          <a:stretch>
                            <a:fillRect/>
                          </a:stretch>
                        </pic:blipFill>
                        <pic:spPr>
                          <a:xfrm>
                            <a:off x="0" y="0"/>
                            <a:ext cx="2698115" cy="129540"/>
                          </a:xfrm>
                          <a:prstGeom prst="rect">
                            <a:avLst/>
                          </a:prstGeom>
                          <a:noFill/>
                          <a:ln w="9525">
                            <a:noFill/>
                          </a:ln>
                        </pic:spPr>
                      </pic:pic>
                    </a:graphicData>
                  </a:graphic>
                </wp:inline>
              </w:drawing>
            </w:r>
          </w:p>
          <w:p>
            <w:pPr>
              <w:rPr>
                <w:rFonts w:hint="eastAsia"/>
                <w:lang w:val="en-US" w:eastAsia="zh-CN"/>
              </w:rPr>
            </w:pPr>
            <w:r>
              <w:rPr>
                <w:rFonts w:hint="eastAsia"/>
                <w:lang w:val="en-US" w:eastAsia="zh-CN"/>
              </w:rPr>
              <w:t>分配所有空间：flex-basics:0</w:t>
            </w:r>
          </w:p>
        </w:tc>
        <w:tc>
          <w:tcPr>
            <w:tcW w:w="4475" w:type="dxa"/>
            <w:gridSpan w:val="2"/>
            <w:vAlign w:val="top"/>
          </w:tcPr>
          <w:p>
            <w:pPr>
              <w:pStyle w:val="30"/>
              <w:rPr>
                <w:rFonts w:hint="eastAsia"/>
                <w:sz w:val="11"/>
                <w:szCs w:val="15"/>
              </w:rPr>
            </w:pPr>
          </w:p>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2 300px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#item3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1 500px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"item1"</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"item2"</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"item3"</w:t>
            </w:r>
            <w:r>
              <w:rPr>
                <w:rFonts w:hint="default" w:ascii="Consolas" w:hAnsi="Consolas" w:eastAsia="Consolas" w:cs="Consolas"/>
                <w:color w:val="000000"/>
                <w:sz w:val="16"/>
                <w:szCs w:val="16"/>
                <w:shd w:val="clear" w:fill="FFFFFF"/>
              </w:rPr>
              <w:t>&gt;3&lt;/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lang w:val="en-US" w:eastAsia="zh-CN"/>
              </w:rPr>
            </w:pPr>
            <w:r>
              <w:rPr>
                <w:rFonts w:hint="eastAsia"/>
                <w:lang w:val="en-US" w:eastAsia="zh-CN"/>
              </w:rPr>
              <w:t>1200-(200+300+500)=200;</w:t>
            </w:r>
          </w:p>
          <w:p>
            <w:pPr>
              <w:rPr>
                <w:rFonts w:hint="eastAsia"/>
                <w:lang w:val="en-US" w:eastAsia="zh-CN"/>
              </w:rPr>
            </w:pPr>
            <w:r>
              <w:rPr>
                <w:rFonts w:hint="eastAsia"/>
                <w:lang w:val="en-US" w:eastAsia="zh-CN"/>
              </w:rPr>
              <w:t>200/(1+2+1)=50;</w:t>
            </w:r>
          </w:p>
          <w:p>
            <w:pPr>
              <w:rPr>
                <w:rFonts w:hint="eastAsia"/>
                <w:lang w:val="en-US" w:eastAsia="zh-CN"/>
              </w:rPr>
            </w:pPr>
            <w:r>
              <w:rPr>
                <w:rFonts w:hint="eastAsia"/>
                <w:lang w:val="en-US" w:eastAsia="zh-CN"/>
              </w:rPr>
              <w:t>[200+1*50][300+2*50][500+1*50]</w:t>
            </w:r>
          </w:p>
          <w:p>
            <w:pPr>
              <w:rPr>
                <w:rFonts w:hint="eastAsia"/>
                <w:lang w:val="en-US" w:eastAsia="zh-CN"/>
              </w:rPr>
            </w:pPr>
            <w:r>
              <w:rPr>
                <w:rFonts w:hint="eastAsia"/>
                <w:lang w:val="en-US" w:eastAsia="zh-CN"/>
              </w:rPr>
              <w:t>[250][400][550]</w:t>
            </w:r>
          </w:p>
          <w:p>
            <w:r>
              <w:drawing>
                <wp:inline distT="0" distB="0" distL="114300" distR="114300">
                  <wp:extent cx="2700020" cy="167005"/>
                  <wp:effectExtent l="0" t="0" r="5080" b="4445"/>
                  <wp:docPr id="8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8"/>
                          <pic:cNvPicPr>
                            <a:picLocks noChangeAspect="1"/>
                          </pic:cNvPicPr>
                        </pic:nvPicPr>
                        <pic:blipFill>
                          <a:blip r:embed="rId25"/>
                          <a:stretch>
                            <a:fillRect/>
                          </a:stretch>
                        </pic:blipFill>
                        <pic:spPr>
                          <a:xfrm>
                            <a:off x="0" y="0"/>
                            <a:ext cx="2700020" cy="167005"/>
                          </a:xfrm>
                          <a:prstGeom prst="rect">
                            <a:avLst/>
                          </a:prstGeom>
                          <a:noFill/>
                          <a:ln w="9525">
                            <a:noFill/>
                          </a:ln>
                        </pic:spPr>
                      </pic:pic>
                    </a:graphicData>
                  </a:graphic>
                </wp:inline>
              </w:drawing>
            </w:r>
          </w:p>
          <w:p>
            <w:pPr>
              <w:rPr>
                <w:rFonts w:hint="eastAsia"/>
                <w:lang w:val="en-US" w:eastAsia="zh-CN"/>
              </w:rPr>
            </w:pPr>
            <w:r>
              <w:rPr>
                <w:rFonts w:hint="eastAsia"/>
                <w:lang w:val="en-US" w:eastAsia="zh-CN"/>
              </w:rPr>
              <w:t>分配多余空间：flex-basics:auto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r>
              <w:t>flex-shrink</w:t>
            </w:r>
          </w:p>
        </w:tc>
        <w:tc>
          <w:tcPr>
            <w:tcW w:w="8949" w:type="dxa"/>
            <w:gridSpan w:val="3"/>
            <w:vAlign w:val="top"/>
          </w:tcPr>
          <w:p>
            <w:pPr>
              <w:pStyle w:val="33"/>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#first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1 400px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#second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 3 600px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#third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2 400px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pStyle w:val="30"/>
            </w:pPr>
            <w:r>
              <w:rPr>
                <w:rFonts w:hint="eastAsia"/>
              </w:rPr>
              <w:t>flex-shrink称为收缩比率。这个值只有伸缩项目在没主轴方向溢出伸缩容器才会发挥作用。他们充当比例值，但这回指的是溢出量，将这个溢出量按比例分配给每个伸缩项目，用于防止伸缩容器溢出。</w:t>
            </w:r>
          </w:p>
          <w:p>
            <w:pPr>
              <w:pStyle w:val="30"/>
              <w:rPr>
                <w:rFonts w:hint="eastAsia"/>
              </w:rPr>
            </w:pPr>
            <w:r>
              <w:rPr>
                <w:rFonts w:hint="eastAsia"/>
              </w:rPr>
              <w:t>比如说，我们伸缩容器沿主轴方向宽度是1100px，按照上面的示例代码计算，我们的伸缩项目会超出300px(伸缩项目沿主轴方向总值为1400px)，这个时候通过flex-shrink收缩他们：</w:t>
            </w:r>
          </w:p>
          <w:p>
            <w:pPr>
              <w:pStyle w:val="30"/>
            </w:pPr>
            <w:r>
              <w:rPr>
                <w:rFonts w:hint="eastAsia"/>
              </w:rPr>
              <w:t>第一个伸缩项目将得到溢出量的六分之一，也就是50px，这个时候他的值为350px(在当初的基础上减少50px)。</w:t>
            </w:r>
          </w:p>
          <w:p>
            <w:pPr>
              <w:pStyle w:val="30"/>
            </w:pPr>
            <w:r>
              <w:rPr>
                <w:rFonts w:hint="eastAsia"/>
              </w:rPr>
              <w:t>第二个伸缩项目将得到溢出量的六分之三，也就是150px，这个时候他的值为450px(在当初的基础上减少150px)。</w:t>
            </w:r>
          </w:p>
          <w:p>
            <w:pPr>
              <w:pStyle w:val="30"/>
            </w:pPr>
            <w:r>
              <w:rPr>
                <w:rFonts w:hint="eastAsia"/>
              </w:rPr>
              <w:t>第三个伸缩项目将得到溢出的六分之二，就就是100px，这个时候他的值为300px(在当初的基础 上减少100px)。</w:t>
            </w:r>
          </w:p>
          <w:p>
            <w:pPr>
              <w:pStyle w:val="30"/>
              <w:rPr>
                <w:rFonts w:hint="eastAsia"/>
                <w:lang w:val="en-US" w:eastAsia="zh-CN"/>
              </w:rPr>
            </w:pPr>
            <w:r>
              <w:rPr>
                <w:rFonts w:hint="eastAsia"/>
              </w:rPr>
              <w:t>这样flex-shrink使用伸缩项目得到一个较小的宽度。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ind w:firstLine="0" w:firstLineChars="0"/>
              <w:rPr>
                <w:rFonts w:hint="eastAsia"/>
                <w:lang w:val="en-US" w:eastAsia="zh-CN"/>
              </w:rPr>
            </w:pPr>
            <w:r>
              <w:rPr>
                <w:rFonts w:hint="eastAsia"/>
                <w:lang w:val="en-US" w:eastAsia="zh-CN"/>
              </w:rPr>
              <w:t>flex与响应式</w:t>
            </w:r>
          </w:p>
        </w:tc>
        <w:tc>
          <w:tcPr>
            <w:tcW w:w="4474" w:type="dxa"/>
            <w:vAlign w:val="top"/>
          </w:tcPr>
          <w:p>
            <w:pPr>
              <w:pStyle w:val="15"/>
              <w:keepNext w:val="0"/>
              <w:keepLines w:val="0"/>
              <w:widowControl/>
              <w:suppressLineNumbers w:val="0"/>
              <w:shd w:val="clear" w:fill="FFFFFF"/>
              <w:rPr>
                <w:rFonts w:hint="eastAsia"/>
                <w:sz w:val="11"/>
                <w:szCs w:val="15"/>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body</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footer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"fixed"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"first"</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"second"</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"third"</w:t>
            </w:r>
            <w:r>
              <w:rPr>
                <w:rFonts w:hint="default" w:ascii="Consolas" w:hAnsi="Consolas" w:eastAsia="Consolas" w:cs="Consolas"/>
                <w:color w:val="000000"/>
                <w:sz w:val="16"/>
                <w:szCs w:val="16"/>
                <w:shd w:val="clear" w:fill="FFFFFF"/>
              </w:rPr>
              <w:t>&gt;3&lt;/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footer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body</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footer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flex-flow: </w:t>
            </w:r>
            <w:r>
              <w:rPr>
                <w:rFonts w:hint="default" w:ascii="Consolas" w:hAnsi="Consolas" w:eastAsia="Consolas" w:cs="Consolas"/>
                <w:color w:val="00002A"/>
                <w:sz w:val="16"/>
                <w:szCs w:val="16"/>
                <w:shd w:val="clear" w:fill="FFFFFF"/>
              </w:rPr>
              <w:t>row 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align-items: </w:t>
            </w:r>
            <w:r>
              <w:rPr>
                <w:rFonts w:hint="default" w:ascii="Consolas" w:hAnsi="Consolas" w:eastAsia="Consolas" w:cs="Consolas"/>
                <w:color w:val="00002A"/>
                <w:sz w:val="16"/>
                <w:szCs w:val="16"/>
                <w:shd w:val="clear" w:fill="FFFFFF"/>
              </w:rPr>
              <w:t>stretch</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#first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0 7rem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#second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 0 8rem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#third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1.5 0 7rem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1000px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#fixed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520px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#fixed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static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section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1rem 2rem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footer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0 1rem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#first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0 10rem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#second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0 10rem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#third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0 10rem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380px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section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1rem 1rem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footer 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1rem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c>
          <w:tcPr>
            <w:tcW w:w="4475" w:type="dxa"/>
            <w:gridSpan w:val="2"/>
            <w:vAlign w:val="top"/>
          </w:tcPr>
          <w:p>
            <w:pPr>
              <w:pStyle w:val="33"/>
              <w:rPr>
                <w:rFonts w:hint="default"/>
              </w:rPr>
            </w:pPr>
            <w:r>
              <w:rPr>
                <w:rFonts w:hint="default"/>
              </w:rPr>
              <w:t>&lt;style&gt;</w:t>
            </w:r>
            <w:r>
              <w:rPr>
                <w:rFonts w:hint="default"/>
              </w:rPr>
              <w:br w:type="textWrapping"/>
            </w:r>
            <w:r>
              <w:rPr>
                <w:rFonts w:hint="default"/>
              </w:rPr>
              <w:t xml:space="preserve">    #first {</w:t>
            </w:r>
            <w:r>
              <w:rPr>
                <w:rFonts w:hint="default"/>
              </w:rPr>
              <w:br w:type="textWrapping"/>
            </w:r>
            <w:r>
              <w:rPr>
                <w:rFonts w:hint="default"/>
              </w:rPr>
              <w:t xml:space="preserve">        flex: 1 0 7rem;</w:t>
            </w:r>
            <w:r>
              <w:rPr>
                <w:rFonts w:hint="default"/>
              </w:rPr>
              <w:br w:type="textWrapping"/>
            </w:r>
            <w:r>
              <w:rPr>
                <w:rFonts w:hint="default"/>
              </w:rPr>
              <w:t xml:space="preserve">    }</w:t>
            </w:r>
            <w:r>
              <w:rPr>
                <w:rFonts w:hint="default"/>
              </w:rPr>
              <w:br w:type="textWrapping"/>
            </w:r>
            <w:r>
              <w:rPr>
                <w:rFonts w:hint="default"/>
              </w:rPr>
              <w:t xml:space="preserve">    #second {</w:t>
            </w:r>
            <w:r>
              <w:rPr>
                <w:rFonts w:hint="default"/>
              </w:rPr>
              <w:br w:type="textWrapping"/>
            </w:r>
            <w:r>
              <w:rPr>
                <w:rFonts w:hint="default"/>
              </w:rPr>
              <w:t xml:space="preserve">        order: 1;</w:t>
            </w:r>
            <w:r>
              <w:rPr>
                <w:rFonts w:hint="default"/>
              </w:rPr>
              <w:br w:type="textWrapping"/>
            </w:r>
            <w:r>
              <w:rPr>
                <w:rFonts w:hint="default"/>
              </w:rPr>
              <w:t xml:space="preserve">        flex: 2 0 8rem;</w:t>
            </w:r>
            <w:r>
              <w:rPr>
                <w:rFonts w:hint="default"/>
              </w:rPr>
              <w:br w:type="textWrapping"/>
            </w:r>
            <w:r>
              <w:rPr>
                <w:rFonts w:hint="default"/>
              </w:rPr>
              <w:t xml:space="preserve">    }</w:t>
            </w:r>
            <w:r>
              <w:rPr>
                <w:rFonts w:hint="default"/>
              </w:rPr>
              <w:br w:type="textWrapping"/>
            </w:r>
            <w:r>
              <w:rPr>
                <w:rFonts w:hint="default"/>
              </w:rPr>
              <w:t xml:space="preserve">    #third {</w:t>
            </w:r>
            <w:r>
              <w:rPr>
                <w:rFonts w:hint="default"/>
              </w:rPr>
              <w:br w:type="textWrapping"/>
            </w:r>
            <w:r>
              <w:rPr>
                <w:rFonts w:hint="default"/>
              </w:rPr>
              <w:t xml:space="preserve">        flex: 1.5 0 7rem;</w:t>
            </w:r>
            <w:r>
              <w:rPr>
                <w:rFonts w:hint="default"/>
              </w:rPr>
              <w:br w:type="textWrapping"/>
            </w:r>
            <w:r>
              <w:rPr>
                <w:rFonts w:hint="default"/>
              </w:rPr>
              <w:t xml:space="preserve">    }</w:t>
            </w:r>
            <w:r>
              <w:rPr>
                <w:rFonts w:hint="default"/>
              </w:rPr>
              <w:br w:type="textWrapping"/>
            </w:r>
            <w:r>
              <w:rPr>
                <w:rFonts w:hint="default"/>
              </w:rPr>
              <w:t>&lt;/style&gt;</w:t>
            </w:r>
          </w:p>
          <w:p>
            <w:pPr>
              <w:pStyle w:val="30"/>
              <w:rPr>
                <w:rFonts w:hint="eastAsia"/>
              </w:rPr>
            </w:pPr>
            <w:r>
              <w:rPr>
                <w:rFonts w:hint="eastAsia"/>
              </w:rPr>
              <w:t>结合一个多行flxbox(flex-flow:row wrap)和伸缩长度flex（如:flex:1 0 7rem）以及媒体查询实现了一个完美的效果。在不同视窗宽度下，伸缩项目在伸缩容器中可以平滑的进行变化。如图所示：</w:t>
            </w:r>
          </w:p>
          <w:p>
            <w:pPr>
              <w:pStyle w:val="30"/>
            </w:pPr>
            <w:r>
              <w:drawing>
                <wp:inline distT="0" distB="0" distL="114300" distR="114300">
                  <wp:extent cx="2071370" cy="2974975"/>
                  <wp:effectExtent l="0" t="0" r="5080" b="15875"/>
                  <wp:docPr id="109"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8"/>
                          <pic:cNvPicPr>
                            <a:picLocks noChangeAspect="1"/>
                          </pic:cNvPicPr>
                        </pic:nvPicPr>
                        <pic:blipFill>
                          <a:blip r:embed="rId26"/>
                          <a:stretch>
                            <a:fillRect/>
                          </a:stretch>
                        </pic:blipFill>
                        <pic:spPr>
                          <a:xfrm>
                            <a:off x="0" y="0"/>
                            <a:ext cx="2071370" cy="2974975"/>
                          </a:xfrm>
                          <a:prstGeom prst="rect">
                            <a:avLst/>
                          </a:prstGeom>
                          <a:noFill/>
                          <a:ln w="9525">
                            <a:noFill/>
                          </a:ln>
                        </pic:spPr>
                      </pic:pic>
                    </a:graphicData>
                  </a:graphic>
                </wp:inline>
              </w:drawing>
            </w:r>
          </w:p>
          <w:p>
            <w:pPr>
              <w:jc w:val="center"/>
              <w:rPr>
                <w:rFonts w:hint="default"/>
              </w:rPr>
            </w:pPr>
            <w:r>
              <w:rPr>
                <w:rFonts w:hint="eastAsia"/>
                <w:lang w:val="en-US" w:eastAsia="zh-CN"/>
              </w:rPr>
              <w:t>【</w:t>
            </w:r>
            <w:r>
              <w:t>Some simple Flexbox application has given us a useful responsive layout</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ind w:firstLine="0" w:firstLineChars="0"/>
              <w:rPr>
                <w:rFonts w:hint="eastAsia"/>
                <w:lang w:val="en-US" w:eastAsia="zh-CN"/>
              </w:rPr>
            </w:pPr>
          </w:p>
        </w:tc>
        <w:tc>
          <w:tcPr>
            <w:tcW w:w="8949" w:type="dxa"/>
            <w:gridSpan w:val="3"/>
            <w:vAlign w:val="top"/>
          </w:tcPr>
          <w:p>
            <w:pPr>
              <w:jc w:val="both"/>
              <w:rPr>
                <w:rFonts w:hint="eastAsia"/>
                <w:lang w:val="en-US" w:eastAsia="zh-CN"/>
              </w:rPr>
            </w:pPr>
            <w:ins w:id="0" w:author="bingyeby" w:date="2018-12-19T18:03:07Z">
              <w:r>
                <w:rPr>
                  <w:rFonts w:hint="eastAsia"/>
                </w:rPr>
                <w:t>https://css-tricks.com/snippets/css/a-guide-to-flexbox/</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7" w:hRule="atLeast"/>
        </w:trPr>
        <w:tc>
          <w:tcPr>
            <w:tcW w:w="1923" w:type="dxa"/>
            <w:vMerge w:val="restart"/>
            <w:vAlign w:val="top"/>
          </w:tcPr>
          <w:p>
            <w:pPr>
              <w:pStyle w:val="27"/>
              <w:rPr>
                <w:rFonts w:hint="eastAsia"/>
              </w:rPr>
            </w:pPr>
            <w:bookmarkStart w:id="39" w:name="_Toc4515"/>
            <w:r>
              <w:rPr>
                <w:rFonts w:hint="eastAsia"/>
              </w:rPr>
              <w:t>order 显示顺序</w:t>
            </w:r>
            <w:bookmarkEnd w:id="39"/>
          </w:p>
          <w:p>
            <w:pPr>
              <w:rPr>
                <w:rFonts w:hint="eastAsia"/>
                <w:lang w:val="en-US" w:eastAsia="zh-CN"/>
              </w:rPr>
            </w:pPr>
          </w:p>
        </w:tc>
        <w:tc>
          <w:tcPr>
            <w:tcW w:w="8949" w:type="dxa"/>
            <w:gridSpan w:val="3"/>
            <w:vAlign w:val="top"/>
          </w:tcPr>
          <w:p>
            <w:pPr>
              <w:pStyle w:val="30"/>
            </w:pPr>
            <w:r>
              <w:t>order</w:t>
            </w:r>
            <w:r>
              <w:rPr>
                <w:rFonts w:hint="eastAsia"/>
              </w:rPr>
              <w:t> 是最简单明了的属性。设置伸缩项目的 order 可以调整它们渲染时的顺序。</w:t>
            </w:r>
            <w:r>
              <w:t>如果需要文档顺序和显示顺序不同时，这就是个很有用的功能了。</w:t>
            </w:r>
          </w:p>
          <w:p>
            <w:pPr>
              <w:pStyle w:val="30"/>
              <w:rPr>
                <w:rFonts w:hint="eastAsia"/>
              </w:rPr>
            </w:pPr>
            <w:r>
              <w:rPr>
                <w:rFonts w:hint="eastAsia"/>
              </w:rPr>
              <w:t>传统上不改变元素的结构要改变元素的布局顺序一直是一个痛苦的事情。不过在Flexbox中，你可以通过“order”属性来修改伸缩项目的布局顺序（在不调整结构前提之下）。这个属性一直接受的整数值——称为系数集——也称为排序组，会出现在伸缩项目中。</w:t>
            </w:r>
          </w:p>
          <w:p>
            <w:pPr>
              <w:pStyle w:val="30"/>
              <w:rPr>
                <w:rFonts w:hint="eastAsia"/>
              </w:rPr>
            </w:pPr>
            <w:r>
              <w:rPr>
                <w:rFonts w:hint="eastAsia"/>
              </w:rPr>
              <w:t>默认状态下，用户代理会用伸缩项目出现在源文档的次序配置这些伸缩项目。order属性透过将元素分到有序号的组以控制元素出现的顺序。在伸缩布局中，order属性控制伸缩项目在伸缩容器里的顺序。</w:t>
            </w:r>
          </w:p>
          <w:p>
            <w:pPr>
              <w:pStyle w:val="30"/>
              <w:rPr>
                <w:rFonts w:hint="eastAsia"/>
              </w:rPr>
            </w:pPr>
            <w:r>
              <w:rPr>
                <w:rFonts w:hint="eastAsia"/>
              </w:rPr>
              <w:t>默认情况之下，所有的伸缩项目的顺序组都是“0”。我们可以很容易的给每个伸缩项目设置不同的顺序值。更高的值会排在后面，而原来的HTML结构并不会有任何变化。order取值越大，越排在后面。并且order可以取负值。我们设置其中一个伸缩项目的</w:t>
            </w:r>
            <w:r>
              <w:rPr>
                <w:rFonts w:hint="default"/>
              </w:rPr>
              <w:t>order</w:t>
            </w:r>
            <w:r>
              <w:rPr>
                <w:rFonts w:hint="eastAsia"/>
              </w:rPr>
              <w:t> 为 -1，于是它被提前到了其他伸缩项目的最前面。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674"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order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 order"</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sz w:val="6"/>
                <w:szCs w:val="10"/>
              </w:rPr>
            </w:pPr>
          </w:p>
        </w:tc>
        <w:tc>
          <w:tcPr>
            <w:tcW w:w="4275" w:type="dxa"/>
            <w:vAlign w:val="top"/>
          </w:tcPr>
          <w:p>
            <w:r>
              <w:drawing>
                <wp:inline distT="0" distB="0" distL="114300" distR="114300">
                  <wp:extent cx="2156460" cy="1016635"/>
                  <wp:effectExtent l="0" t="0" r="15240" b="12065"/>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27"/>
                          <a:stretch>
                            <a:fillRect/>
                          </a:stretch>
                        </pic:blipFill>
                        <pic:spPr>
                          <a:xfrm>
                            <a:off x="0" y="0"/>
                            <a:ext cx="2156460" cy="10166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pStyle w:val="27"/>
            </w:pPr>
            <w:bookmarkStart w:id="40" w:name="_Toc27287"/>
            <w:r>
              <w:rPr>
                <w:rFonts w:hint="eastAsia"/>
              </w:rPr>
              <w:t>align-self 侧轴对齐</w:t>
            </w:r>
            <w:bookmarkEnd w:id="40"/>
          </w:p>
          <w:p>
            <w:pPr>
              <w:pStyle w:val="27"/>
              <w:ind w:firstLine="0" w:firstLineChars="0"/>
              <w:rPr>
                <w:rFonts w:hint="eastAsia"/>
                <w:vertAlign w:val="baseline"/>
                <w:lang w:val="en-US" w:eastAsia="zh-CN"/>
              </w:rPr>
            </w:pPr>
          </w:p>
        </w:tc>
        <w:tc>
          <w:tcPr>
            <w:tcW w:w="8949" w:type="dxa"/>
            <w:gridSpan w:val="3"/>
            <w:vAlign w:val="top"/>
          </w:tcPr>
          <w:p>
            <w:pPr>
              <w:pStyle w:val="30"/>
              <w:rPr>
                <w:rFonts w:hint="eastAsia"/>
              </w:rPr>
            </w:pPr>
            <w:r>
              <w:rPr>
                <w:rFonts w:hint="eastAsia"/>
              </w:rPr>
              <w:t>伸缩项目的 </w:t>
            </w:r>
            <w:r>
              <w:rPr>
                <w:rFonts w:hint="default"/>
              </w:rPr>
              <w:t>align-self</w:t>
            </w:r>
            <w:r>
              <w:rPr>
                <w:rFonts w:hint="eastAsia"/>
              </w:rPr>
              <w:t> 属性会覆盖该项目的伸缩容器的 </w:t>
            </w:r>
            <w:r>
              <w:rPr>
                <w:rFonts w:hint="default"/>
              </w:rPr>
              <w:t>align-items</w:t>
            </w:r>
            <w:r>
              <w:rPr>
                <w:rFonts w:hint="eastAsia"/>
              </w:rPr>
              <w:t> 属性。它的值和 </w:t>
            </w:r>
            <w:r>
              <w:rPr>
                <w:rFonts w:hint="default"/>
              </w:rPr>
              <w:t>align-items</w:t>
            </w:r>
            <w:r>
              <w:rPr>
                <w:rFonts w:hint="eastAsia"/>
              </w:rPr>
              <w:t> 一样：</w:t>
            </w:r>
          </w:p>
          <w:p>
            <w:pPr>
              <w:pStyle w:val="30"/>
            </w:pPr>
            <w:r>
              <w:rPr>
                <w:rFonts w:hint="eastAsia"/>
              </w:rPr>
              <w:t>stretch (默认)</w:t>
            </w:r>
          </w:p>
          <w:p>
            <w:pPr>
              <w:pStyle w:val="30"/>
            </w:pPr>
            <w:r>
              <w:rPr>
                <w:rFonts w:hint="eastAsia"/>
              </w:rPr>
              <w:t>flex-start</w:t>
            </w:r>
          </w:p>
          <w:p>
            <w:pPr>
              <w:pStyle w:val="30"/>
            </w:pPr>
            <w:r>
              <w:rPr>
                <w:rFonts w:hint="eastAsia"/>
              </w:rPr>
              <w:t>flex-end</w:t>
            </w:r>
          </w:p>
          <w:p>
            <w:pPr>
              <w:pStyle w:val="30"/>
            </w:pPr>
            <w:r>
              <w:rPr>
                <w:rFonts w:hint="eastAsia"/>
              </w:rPr>
              <w:t>center</w:t>
            </w:r>
          </w:p>
          <w:p>
            <w:pPr>
              <w:pStyle w:val="30"/>
            </w:pPr>
            <w:r>
              <w:rPr>
                <w:rFonts w:hint="eastAsia"/>
              </w:rPr>
              <w:t>baseline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5"/>
                <w:szCs w:val="15"/>
              </w:rPr>
            </w:pP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style</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flex-container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display: </w:t>
            </w:r>
            <w:r>
              <w:rPr>
                <w:rFonts w:hint="default" w:ascii="Consolas" w:hAnsi="Consolas" w:eastAsia="Consolas" w:cs="Consolas"/>
                <w:color w:val="00002A"/>
                <w:sz w:val="15"/>
                <w:szCs w:val="15"/>
                <w:shd w:val="clear" w:fill="FFFFFF"/>
              </w:rPr>
              <w:t>flex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width: </w:t>
            </w:r>
            <w:r>
              <w:rPr>
                <w:rFonts w:hint="default" w:ascii="Consolas" w:hAnsi="Consolas" w:eastAsia="Consolas" w:cs="Consolas"/>
                <w:color w:val="00002A"/>
                <w:sz w:val="15"/>
                <w:szCs w:val="15"/>
                <w:shd w:val="clear" w:fill="FFFFFF"/>
              </w:rPr>
              <w:t>300px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height: </w:t>
            </w:r>
            <w:r>
              <w:rPr>
                <w:rFonts w:hint="default" w:ascii="Consolas" w:hAnsi="Consolas" w:eastAsia="Consolas" w:cs="Consolas"/>
                <w:color w:val="00002A"/>
                <w:sz w:val="15"/>
                <w:szCs w:val="15"/>
                <w:shd w:val="clear" w:fill="FFFFFF"/>
              </w:rPr>
              <w:t>240px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background-color: </w:t>
            </w:r>
            <w:r>
              <w:rPr>
                <w:rFonts w:hint="default" w:ascii="Consolas" w:hAnsi="Consolas" w:eastAsia="Consolas" w:cs="Consolas"/>
                <w:color w:val="00002A"/>
                <w:sz w:val="15"/>
                <w:szCs w:val="15"/>
                <w:shd w:val="clear" w:fill="FFFFFF"/>
              </w:rPr>
              <w:t>Silver</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flex-item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background-color: </w:t>
            </w:r>
            <w:r>
              <w:rPr>
                <w:rFonts w:hint="default" w:ascii="Consolas" w:hAnsi="Consolas" w:eastAsia="Consolas" w:cs="Consolas"/>
                <w:color w:val="00002A"/>
                <w:sz w:val="15"/>
                <w:szCs w:val="15"/>
                <w:shd w:val="clear" w:fill="FFFFFF"/>
              </w:rPr>
              <w:t>DeepSkyBlue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width: </w:t>
            </w:r>
            <w:r>
              <w:rPr>
                <w:rFonts w:hint="default" w:ascii="Consolas" w:hAnsi="Consolas" w:eastAsia="Consolas" w:cs="Consolas"/>
                <w:color w:val="00002A"/>
                <w:sz w:val="15"/>
                <w:szCs w:val="15"/>
                <w:shd w:val="clear" w:fill="FFFFFF"/>
              </w:rPr>
              <w:t>44px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min-height: </w:t>
            </w:r>
            <w:r>
              <w:rPr>
                <w:rFonts w:hint="default" w:ascii="Consolas" w:hAnsi="Consolas" w:eastAsia="Consolas" w:cs="Consolas"/>
                <w:color w:val="00002A"/>
                <w:sz w:val="15"/>
                <w:szCs w:val="15"/>
                <w:shd w:val="clear" w:fill="FFFFFF"/>
              </w:rPr>
              <w:t>100px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margin: </w:t>
            </w:r>
            <w:r>
              <w:rPr>
                <w:rFonts w:hint="default" w:ascii="Consolas" w:hAnsi="Consolas" w:eastAsia="Consolas" w:cs="Consolas"/>
                <w:color w:val="00002A"/>
                <w:sz w:val="15"/>
                <w:szCs w:val="15"/>
                <w:shd w:val="clear" w:fill="FFFFFF"/>
              </w:rPr>
              <w:t>3px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item1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flex-start</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item2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flex-end</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item3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center</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item4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baseline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item5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baseline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padding: </w:t>
            </w:r>
            <w:r>
              <w:rPr>
                <w:rFonts w:hint="default" w:ascii="Consolas" w:hAnsi="Consolas" w:eastAsia="Consolas" w:cs="Consolas"/>
                <w:color w:val="00002A"/>
                <w:sz w:val="15"/>
                <w:szCs w:val="15"/>
                <w:shd w:val="clear" w:fill="FFFFFF"/>
              </w:rPr>
              <w:t>2em 0</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item6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stretch</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style</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"flex-container"</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item1"</w:t>
            </w:r>
            <w:r>
              <w:rPr>
                <w:rFonts w:hint="default" w:ascii="Consolas" w:hAnsi="Consolas" w:eastAsia="Consolas" w:cs="Consolas"/>
                <w:color w:val="000000"/>
                <w:sz w:val="15"/>
                <w:szCs w:val="15"/>
                <w:shd w:val="clear" w:fill="FFFFFF"/>
              </w:rPr>
              <w:t>&gt;flex-start&lt;/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item2"</w:t>
            </w:r>
            <w:r>
              <w:rPr>
                <w:rFonts w:hint="default" w:ascii="Consolas" w:hAnsi="Consolas" w:eastAsia="Consolas" w:cs="Consolas"/>
                <w:color w:val="000000"/>
                <w:sz w:val="15"/>
                <w:szCs w:val="15"/>
                <w:shd w:val="clear" w:fill="FFFFFF"/>
              </w:rPr>
              <w:t>&gt;flex-end&lt;/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item3"</w:t>
            </w:r>
            <w:r>
              <w:rPr>
                <w:rFonts w:hint="default" w:ascii="Consolas" w:hAnsi="Consolas" w:eastAsia="Consolas" w:cs="Consolas"/>
                <w:color w:val="000000"/>
                <w:sz w:val="15"/>
                <w:szCs w:val="15"/>
                <w:shd w:val="clear" w:fill="FFFFFF"/>
              </w:rPr>
              <w:t>&gt;center&lt;/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item4"</w:t>
            </w:r>
            <w:r>
              <w:rPr>
                <w:rFonts w:hint="default" w:ascii="Consolas" w:hAnsi="Consolas" w:eastAsia="Consolas" w:cs="Consolas"/>
                <w:color w:val="000000"/>
                <w:sz w:val="15"/>
                <w:szCs w:val="15"/>
                <w:shd w:val="clear" w:fill="FFFFFF"/>
              </w:rPr>
              <w:t>&gt;baseline&lt;/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item5"</w:t>
            </w:r>
            <w:r>
              <w:rPr>
                <w:rFonts w:hint="default" w:ascii="Consolas" w:hAnsi="Consolas" w:eastAsia="Consolas" w:cs="Consolas"/>
                <w:color w:val="000000"/>
                <w:sz w:val="15"/>
                <w:szCs w:val="15"/>
                <w:shd w:val="clear" w:fill="FFFFFF"/>
              </w:rPr>
              <w:t>&gt;baseline&lt;/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item6"</w:t>
            </w:r>
            <w:r>
              <w:rPr>
                <w:rFonts w:hint="default" w:ascii="Consolas" w:hAnsi="Consolas" w:eastAsia="Consolas" w:cs="Consolas"/>
                <w:color w:val="000000"/>
                <w:sz w:val="15"/>
                <w:szCs w:val="15"/>
                <w:shd w:val="clear" w:fill="FFFFFF"/>
              </w:rPr>
              <w:t>&gt;stretch&lt;/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p>
          <w:p>
            <w:pPr>
              <w:rPr>
                <w:rFonts w:hint="eastAsia"/>
                <w:sz w:val="4"/>
                <w:szCs w:val="8"/>
              </w:rPr>
            </w:pPr>
          </w:p>
        </w:tc>
        <w:tc>
          <w:tcPr>
            <w:tcW w:w="4475" w:type="dxa"/>
            <w:gridSpan w:val="2"/>
            <w:vAlign w:val="top"/>
          </w:tcPr>
          <w:p>
            <w:r>
              <w:rPr>
                <w:rFonts w:hint="eastAsia"/>
                <w:lang w:val="en-US" w:eastAsia="zh-CN"/>
              </w:rPr>
              <w:t xml:space="preserve">&gt; </w:t>
            </w:r>
            <w:r>
              <w:rPr>
                <w:rFonts w:hint="eastAsia"/>
              </w:rPr>
              <w:t>为每个伸缩项目应用不同的 </w:t>
            </w:r>
            <w:r>
              <w:rPr>
                <w:rFonts w:hint="default"/>
              </w:rPr>
              <w:t>align-self</w:t>
            </w:r>
            <w:r>
              <w:rPr>
                <w:rFonts w:hint="eastAsia"/>
              </w:rPr>
              <w:t>值</w:t>
            </w:r>
          </w:p>
          <w:p>
            <w:r>
              <w:drawing>
                <wp:inline distT="0" distB="0" distL="114300" distR="114300">
                  <wp:extent cx="2701290" cy="2220595"/>
                  <wp:effectExtent l="0" t="0" r="3810" b="8255"/>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28"/>
                          <a:stretch>
                            <a:fillRect/>
                          </a:stretch>
                        </pic:blipFill>
                        <pic:spPr>
                          <a:xfrm>
                            <a:off x="0" y="0"/>
                            <a:ext cx="2701290" cy="22205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pPr>
            <w:bookmarkStart w:id="41" w:name="_Toc3441"/>
            <w:r>
              <w:rPr>
                <w:rFonts w:hint="eastAsia"/>
              </w:rPr>
              <w:t>visibility 叠加项目</w:t>
            </w:r>
            <w:bookmarkEnd w:id="41"/>
          </w:p>
          <w:p>
            <w:pPr>
              <w:pStyle w:val="27"/>
              <w:ind w:firstLine="0" w:firstLineChars="0"/>
              <w:rPr>
                <w:rFonts w:hint="eastAsia"/>
                <w:vertAlign w:val="baseline"/>
                <w:lang w:val="en-US" w:eastAsia="zh-CN"/>
              </w:rPr>
            </w:pPr>
          </w:p>
        </w:tc>
        <w:tc>
          <w:tcPr>
            <w:tcW w:w="8949" w:type="dxa"/>
            <w:gridSpan w:val="3"/>
            <w:vAlign w:val="top"/>
          </w:tcPr>
          <w:p>
            <w:pPr>
              <w:pStyle w:val="30"/>
              <w:rPr>
                <w:rFonts w:hint="eastAsia"/>
              </w:rPr>
            </w:pPr>
            <w:r>
              <w:rPr>
                <w:rFonts w:hint="eastAsia"/>
              </w:rPr>
              <w:t>当该值生效时，应用 </w:t>
            </w:r>
            <w:r>
              <w:t>visibility: collapse;</w:t>
            </w:r>
            <w:r>
              <w:rPr>
                <w:rFonts w:hint="eastAsia"/>
              </w:rPr>
              <w:t> 和 </w:t>
            </w:r>
            <w:r>
              <w:rPr>
                <w:rFonts w:hint="default"/>
              </w:rPr>
              <w:t>visibility: hidden;</w:t>
            </w:r>
            <w:r>
              <w:rPr>
                <w:rFonts w:hint="eastAsia"/>
              </w:rPr>
              <w:t> 与</w:t>
            </w:r>
            <w:r>
              <w:rPr>
                <w:rFonts w:hint="default"/>
              </w:rPr>
              <w:t>display: none;</w:t>
            </w:r>
            <w:r>
              <w:rPr>
                <w:rFonts w:hint="eastAsia"/>
              </w:rPr>
              <w:t> 的效果是不一样的。如果是 </w:t>
            </w:r>
            <w:r>
              <w:rPr>
                <w:rFonts w:hint="default"/>
              </w:rPr>
              <w:t>collapse</w:t>
            </w:r>
            <w:r>
              <w:rPr>
                <w:rFonts w:hint="eastAsia"/>
              </w:rPr>
              <w:t>，该元素会影响伸缩容器的侧轴长度，但不会被现实或占用主轴的空间。如果你想动态添加或移除伸缩项目又不会影响伸缩容器的侧轴长度，这将会非常有用。</w:t>
            </w:r>
          </w:p>
          <w:p>
            <w:pPr>
              <w:pStyle w:val="30"/>
              <w:rPr>
                <w:rFonts w:hint="eastAsia"/>
              </w:rPr>
            </w:pPr>
            <w:r>
              <w:rPr>
                <w:rFonts w:hint="eastAsia"/>
              </w:rPr>
              <w:t>目前为止，</w:t>
            </w:r>
            <w:r>
              <w:rPr>
                <w:rFonts w:hint="default"/>
              </w:rPr>
              <w:t>visibility: collapse;</w:t>
            </w:r>
            <w:r>
              <w:rPr>
                <w:rFonts w:hint="eastAsia"/>
              </w:rPr>
              <w:t> 还没有被让任何浏览器正确的实现。现在</w:t>
            </w:r>
            <w:r>
              <w:rPr>
                <w:rFonts w:hint="default"/>
              </w:rPr>
              <w:t>visibility: collapse;</w:t>
            </w:r>
            <w:r>
              <w:rPr>
                <w:rFonts w:hint="eastAsia"/>
              </w:rPr>
              <w:t> 还和 </w:t>
            </w:r>
            <w:r>
              <w:rPr>
                <w:rFonts w:hint="default"/>
              </w:rPr>
              <w:t>visibility: hidden;</w:t>
            </w:r>
            <w:r>
              <w:rPr>
                <w:rFonts w:hint="eastAsia"/>
              </w:rPr>
              <w:t> 实现着一样的效果。我希望能尽快得到改观。</w:t>
            </w:r>
          </w:p>
          <w:p>
            <w:pPr>
              <w:pStyle w:val="30"/>
            </w:pPr>
            <w:r>
              <w:rPr>
                <w:rFonts w:hint="eastAsia"/>
              </w:rPr>
              <w:t>你可以在 </w:t>
            </w:r>
            <w:r>
              <w:rPr>
                <w:rFonts w:hint="eastAsia"/>
              </w:rPr>
              <w:fldChar w:fldCharType="begin"/>
            </w:r>
            <w:r>
              <w:rPr>
                <w:rFonts w:hint="eastAsia"/>
              </w:rPr>
              <w:instrText xml:space="preserve"> HYPERLINK "http://www.w3.org/TR/css3-flexbox/" \l "visibility-collapse" </w:instrText>
            </w:r>
            <w:r>
              <w:rPr>
                <w:rFonts w:hint="eastAsia"/>
              </w:rPr>
              <w:fldChar w:fldCharType="separate"/>
            </w:r>
            <w:r>
              <w:rPr>
                <w:rStyle w:val="19"/>
                <w:rFonts w:hint="eastAsia" w:ascii="微软雅黑" w:hAnsi="微软雅黑" w:eastAsia="微软雅黑" w:cs="微软雅黑"/>
                <w:b w:val="0"/>
                <w:i w:val="0"/>
                <w:caps w:val="0"/>
                <w:color w:val="29B4F0"/>
                <w:spacing w:val="0"/>
                <w:szCs w:val="24"/>
                <w:u w:val="none"/>
                <w:shd w:val="clear" w:fill="FFFFFF"/>
              </w:rPr>
              <w:t>这里</w:t>
            </w:r>
            <w:r>
              <w:rPr>
                <w:rFonts w:hint="eastAsia"/>
              </w:rPr>
              <w:fldChar w:fldCharType="end"/>
            </w:r>
            <w:r>
              <w:rPr>
                <w:rFonts w:hint="eastAsia"/>
              </w:rPr>
              <w:t> 看到 </w:t>
            </w:r>
            <w:r>
              <w:rPr>
                <w:rFonts w:hint="default"/>
              </w:rPr>
              <w:t>collapse</w:t>
            </w:r>
            <w:r>
              <w:rPr>
                <w:rFonts w:hint="eastAsia"/>
              </w:rPr>
              <w:t> 应该是如何工作的。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8949" w:type="dxa"/>
            <w:gridSpan w:val="3"/>
            <w:vAlign w:val="top"/>
          </w:tcPr>
          <w:p>
            <w:pPr>
              <w:pStyle w:val="30"/>
              <w:rPr>
                <w:rFonts w:hint="eastAsia"/>
              </w:rPr>
            </w:pPr>
          </w:p>
        </w:tc>
      </w:tr>
    </w:tbl>
    <w:p>
      <w:pPr>
        <w:pStyle w:val="29"/>
        <w:rPr>
          <w:rFonts w:hint="eastAsia"/>
          <w:lang w:val="en-US" w:eastAsia="zh-CN"/>
        </w:rPr>
      </w:pPr>
      <w:bookmarkStart w:id="42" w:name="_Toc4910"/>
      <w:r>
        <w:rPr>
          <w:rFonts w:hint="eastAsia"/>
          <w:lang w:val="en-US" w:eastAsia="zh-CN"/>
        </w:rPr>
        <w:t>其他</w:t>
      </w:r>
      <w:bookmarkEnd w:id="42"/>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241"/>
        <w:gridCol w:w="4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rPr>
                <w:rFonts w:hint="eastAsia"/>
                <w:lang w:val="en-US" w:eastAsia="zh-CN"/>
              </w:rPr>
            </w:pPr>
            <w:bookmarkStart w:id="43" w:name="_Toc4295"/>
            <w:r>
              <w:rPr>
                <w:rFonts w:hint="eastAsia"/>
              </w:rPr>
              <w:t>margin 外边距</w:t>
            </w:r>
            <w:r>
              <w:rPr>
                <w:rFonts w:hint="eastAsia"/>
                <w:lang w:val="en-US" w:eastAsia="zh-CN"/>
              </w:rPr>
              <w:t>的应用</w:t>
            </w:r>
            <w:bookmarkEnd w:id="43"/>
          </w:p>
        </w:tc>
        <w:tc>
          <w:tcPr>
            <w:tcW w:w="8949" w:type="dxa"/>
            <w:gridSpan w:val="3"/>
            <w:vAlign w:val="top"/>
          </w:tcPr>
          <w:p>
            <w:pPr>
              <w:pStyle w:val="30"/>
            </w:pPr>
            <w:r>
              <w:rPr>
                <w:rFonts w:hint="eastAsia"/>
              </w:rPr>
              <w:t>你应该对 </w:t>
            </w:r>
            <w:r>
              <w:t>margin: auto;</w:t>
            </w:r>
            <w:r>
              <w:rPr>
                <w:rFonts w:hint="eastAsia"/>
              </w:rPr>
              <w:t> 的</w:t>
            </w:r>
            <w:r>
              <w:rPr>
                <w:rFonts w:hint="eastAsia"/>
              </w:rPr>
              <w:fldChar w:fldCharType="begin"/>
            </w:r>
            <w:r>
              <w:rPr>
                <w:rFonts w:hint="eastAsia"/>
              </w:rPr>
              <w:instrText xml:space="preserve"> HYPERLINK "http://learnlayout.com/margin-auto.html"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这种用法</w:t>
            </w:r>
            <w:r>
              <w:rPr>
                <w:rFonts w:hint="eastAsia"/>
              </w:rPr>
              <w:fldChar w:fldCharType="end"/>
            </w:r>
            <w:r>
              <w:rPr>
                <w:rFonts w:hint="eastAsia"/>
              </w:rPr>
              <w:t>很熟悉。在伸缩盒中，它也能做同样的事情，但是更加强大。一个 "auto" 的 margin 会合并剩余的空间。它可以用来把伸缩项目挤到其他位置。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rPr>
                <w:rFonts w:hint="eastAsia"/>
              </w:rPr>
            </w:pPr>
          </w:p>
        </w:tc>
        <w:tc>
          <w:tcPr>
            <w:tcW w:w="8949" w:type="dxa"/>
            <w:gridSpan w:val="3"/>
            <w:vAlign w:val="top"/>
          </w:tcPr>
          <w:p>
            <w:pPr>
              <w:pStyle w:val="30"/>
              <w:rPr>
                <w:rFonts w:hint="eastAsia"/>
                <w:lang w:val="en-US" w:eastAsia="zh-CN"/>
              </w:rPr>
            </w:pPr>
            <w:r>
              <w:rPr>
                <w:rFonts w:hint="eastAsia"/>
                <w:lang w:eastAsia="zh-CN"/>
              </w:rPr>
              <w:t>某个子元素内部内容过宽会撑开父层</w:t>
            </w:r>
            <w:r>
              <w:rPr>
                <w:rFonts w:hint="eastAsia"/>
                <w:lang w:val="en-US" w:eastAsia="zh-CN"/>
              </w:rPr>
              <w:t>,通过</w:t>
            </w:r>
          </w:p>
          <w:p>
            <w:pPr>
              <w:pStyle w:val="30"/>
              <w:rPr>
                <w:rFonts w:hint="eastAsia"/>
                <w:lang w:val="en-US" w:eastAsia="zh-CN"/>
              </w:rPr>
            </w:pPr>
            <w:r>
              <w:rPr>
                <w:rFonts w:hint="eastAsia"/>
                <w:lang w:val="en-US" w:eastAsia="zh-CN"/>
              </w:rPr>
              <w:t>Overflow:hidden</w:t>
            </w:r>
          </w:p>
          <w:p>
            <w:pPr>
              <w:pStyle w:val="30"/>
              <w:rPr>
                <w:rFonts w:hint="eastAsia"/>
                <w:lang w:val="en-US" w:eastAsia="zh-CN"/>
              </w:rPr>
            </w:pPr>
            <w:r>
              <w:rPr>
                <w:rFonts w:hint="eastAsia"/>
                <w:lang w:val="en-US" w:eastAsia="zh-CN"/>
              </w:rPr>
              <w:t>或者</w:t>
            </w:r>
          </w:p>
          <w:p>
            <w:pPr>
              <w:pStyle w:val="30"/>
              <w:rPr>
                <w:rFonts w:hint="eastAsia"/>
                <w:lang w:val="en-US" w:eastAsia="zh-CN"/>
              </w:rPr>
            </w:pPr>
            <w:r>
              <w:rPr>
                <w:rFonts w:hint="eastAsia"/>
                <w:lang w:val="en-US" w:eastAsia="zh-CN"/>
              </w:rPr>
              <w:t>Width:0; flex:1;</w:t>
            </w:r>
          </w:p>
          <w:p>
            <w:pPr>
              <w:pStyle w:val="30"/>
              <w:rPr>
                <w:rFonts w:hint="eastAsia"/>
                <w:lang w:val="en-US" w:eastAsia="zh-CN"/>
              </w:rPr>
            </w:pPr>
            <w:r>
              <w:rPr>
                <w:rFonts w:hint="eastAsia"/>
                <w:lang w:val="en-US" w:eastAsia="zh-CN"/>
              </w:rPr>
              <w:t>修改控制</w:t>
            </w:r>
            <w:bookmarkStart w:id="45" w:name="_GoBack"/>
            <w:bookmarkEnd w:id="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ind w:firstLine="0" w:firstLineChars="0"/>
              <w:rPr>
                <w:rFonts w:hint="eastAsia"/>
                <w:lang w:val="en-US" w:eastAsia="zh-CN"/>
              </w:rPr>
            </w:pPr>
            <w:r>
              <w:rPr>
                <w:rFonts w:hint="eastAsia"/>
                <w:lang w:val="en-US" w:eastAsia="zh-CN"/>
              </w:rPr>
              <w:t>demo-auto</w:t>
            </w:r>
          </w:p>
        </w:tc>
        <w:tc>
          <w:tcPr>
            <w:tcW w:w="4715"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larger</w:t>
            </w:r>
            <w:r>
              <w:rPr>
                <w:rFonts w:hint="default" w:ascii="Consolas" w:hAnsi="Consolas" w:eastAsia="Consolas" w:cs="Consolas"/>
                <w:color w:val="000000"/>
                <w:sz w:val="16"/>
                <w:szCs w:val="16"/>
                <w:shd w:val="clear" w:fill="FFFFFF"/>
              </w:rPr>
              <w:t>{</w:t>
            </w:r>
          </w:p>
          <w:p>
            <w:pPr>
              <w:pStyle w:val="15"/>
              <w:keepNext w:val="0"/>
              <w:keepLines w:val="0"/>
              <w:widowControl/>
              <w:suppressLineNumbers w:val="0"/>
              <w:shd w:val="clear" w:fill="FFFFFF"/>
              <w:rPr>
                <w:rFonts w:ascii="Consolas" w:hAnsi="Consolas" w:eastAsia="Consolas" w:cs="Consolas"/>
                <w:color w:val="000000"/>
                <w:sz w:val="16"/>
                <w:szCs w:val="16"/>
              </w:rPr>
            </w:pP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/*margin-right: auto;*/</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 larger"</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sz w:val="6"/>
                <w:szCs w:val="10"/>
              </w:rPr>
            </w:pPr>
          </w:p>
        </w:tc>
        <w:tc>
          <w:tcPr>
            <w:tcW w:w="4234" w:type="dxa"/>
            <w:vAlign w:val="top"/>
          </w:tcPr>
          <w:p>
            <w:r>
              <w:drawing>
                <wp:inline distT="0" distB="0" distL="114300" distR="114300">
                  <wp:extent cx="1464310" cy="593090"/>
                  <wp:effectExtent l="0" t="0" r="13970" b="1270"/>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29"/>
                          <a:stretch>
                            <a:fillRect/>
                          </a:stretch>
                        </pic:blipFill>
                        <pic:spPr>
                          <a:xfrm>
                            <a:off x="0" y="0"/>
                            <a:ext cx="1464310" cy="593090"/>
                          </a:xfrm>
                          <a:prstGeom prst="rect">
                            <a:avLst/>
                          </a:prstGeom>
                          <a:noFill/>
                          <a:ln w="9525">
                            <a:noFill/>
                          </a:ln>
                        </pic:spPr>
                      </pic:pic>
                    </a:graphicData>
                  </a:graphic>
                </wp:inline>
              </w:drawing>
            </w:r>
          </w:p>
          <w:p>
            <w:pPr>
              <w:rPr>
                <w:rFonts w:hint="eastAsia"/>
                <w:lang w:eastAsia="zh-CN"/>
              </w:rPr>
            </w:pPr>
            <w:r>
              <w:rPr>
                <w:rFonts w:hint="eastAsia"/>
                <w:lang w:eastAsia="zh-CN"/>
              </w:rPr>
              <w:t>【</w:t>
            </w:r>
            <w:r>
              <w:rPr>
                <w:rFonts w:hint="eastAsia"/>
                <w:lang w:val="en-US" w:eastAsia="zh-CN"/>
              </w:rPr>
              <w:t>margin-right:auto;</w:t>
            </w:r>
            <w:r>
              <w:rPr>
                <w:rFonts w:hint="eastAsia"/>
                <w:lang w:eastAsia="zh-CN"/>
              </w:rPr>
              <w:t>】</w:t>
            </w:r>
          </w:p>
          <w:p>
            <w:r>
              <w:drawing>
                <wp:inline distT="0" distB="0" distL="114300" distR="114300">
                  <wp:extent cx="1389380" cy="1098550"/>
                  <wp:effectExtent l="0" t="0" r="12700" b="13970"/>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30"/>
                          <a:stretch>
                            <a:fillRect/>
                          </a:stretch>
                        </pic:blipFill>
                        <pic:spPr>
                          <a:xfrm>
                            <a:off x="0" y="0"/>
                            <a:ext cx="1389380" cy="1098550"/>
                          </a:xfrm>
                          <a:prstGeom prst="rect">
                            <a:avLst/>
                          </a:prstGeom>
                          <a:noFill/>
                          <a:ln w="9525">
                            <a:noFill/>
                          </a:ln>
                        </pic:spPr>
                      </pic:pic>
                    </a:graphicData>
                  </a:graphic>
                </wp:inline>
              </w:drawing>
            </w:r>
          </w:p>
          <w:p>
            <w:pPr>
              <w:rPr>
                <w:rFonts w:hint="eastAsia"/>
                <w:lang w:val="en-US" w:eastAsia="zh-CN"/>
              </w:rPr>
            </w:pPr>
            <w:r>
              <w:rPr>
                <w:rFonts w:hint="eastAsia"/>
                <w:lang w:val="en-US" w:eastAsia="zh-CN"/>
              </w:rPr>
              <w:t>【margin:auto;】</w:t>
            </w:r>
          </w:p>
          <w:p>
            <w:pPr>
              <w:rPr>
                <w:rFonts w:hint="eastAsia"/>
              </w:rPr>
            </w:pPr>
          </w:p>
          <w:p>
            <w:pPr>
              <w:rPr>
                <w:rFonts w:hint="eastAsia"/>
              </w:rPr>
            </w:pPr>
            <w:r>
              <w:rPr>
                <w:rFonts w:hint="eastAsia"/>
                <w:lang w:val="en-US" w:eastAsia="zh-CN"/>
              </w:rPr>
              <w:t xml:space="preserve">&gt; </w:t>
            </w:r>
            <w:r>
              <w:rPr>
                <w:rFonts w:hint="default"/>
              </w:rPr>
              <w:t>margin-right: auto;</w:t>
            </w:r>
            <w:r>
              <w:rPr>
                <w:rFonts w:hint="eastAsia"/>
              </w:rPr>
              <w:t>导致了所有的剩余空间被合并到那个元素的右边去了</w:t>
            </w:r>
            <w:r>
              <w:rPr>
                <w:rFonts w:hint="eastAsia"/>
                <w:lang w:eastAsia="zh-CN"/>
              </w:rPr>
              <w:t>；【</w:t>
            </w:r>
            <w:r>
              <w:rPr>
                <w:rFonts w:hint="eastAsia"/>
                <w:lang w:val="en-US" w:eastAsia="zh-CN"/>
              </w:rPr>
              <w:t>1</w:t>
            </w:r>
            <w:r>
              <w:rPr>
                <w:rFonts w:hint="eastAsia"/>
                <w:lang w:eastAsia="zh-CN"/>
              </w:rPr>
              <w:t>】</w:t>
            </w:r>
          </w:p>
          <w:p>
            <w:pPr>
              <w:rPr>
                <w:rFonts w:hint="eastAsia"/>
                <w:lang w:val="en-US" w:eastAsia="zh-CN"/>
              </w:rPr>
            </w:pPr>
            <w:r>
              <w:rPr>
                <w:rFonts w:hint="eastAsia"/>
                <w:lang w:val="en-US" w:eastAsia="zh-CN"/>
              </w:rPr>
              <w:t xml:space="preserve">&gt; </w:t>
            </w:r>
            <w:r>
              <w:t>margin: auto;</w:t>
            </w:r>
            <w:r>
              <w:rPr>
                <w:rFonts w:hint="eastAsia"/>
                <w:lang w:eastAsia="zh-CN"/>
              </w:rPr>
              <w:t>实现水平</w:t>
            </w:r>
            <w:r>
              <w:rPr>
                <w:rFonts w:hint="eastAsia"/>
              </w:rPr>
              <w:t>垂直居中</w:t>
            </w:r>
            <w:r>
              <w:rPr>
                <w:rFonts w:hint="eastAsia"/>
                <w:lang w:eastAsia="zh-CN"/>
              </w:rPr>
              <w:t>；【</w:t>
            </w:r>
            <w:r>
              <w:rPr>
                <w:rFonts w:hint="eastAsia"/>
                <w:lang w:val="en-US" w:eastAsia="zh-CN"/>
              </w:rPr>
              <w:t>2</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8" w:hRule="atLeast"/>
        </w:trPr>
        <w:tc>
          <w:tcPr>
            <w:tcW w:w="1923" w:type="dxa"/>
            <w:vAlign w:val="top"/>
          </w:tcPr>
          <w:p>
            <w:pPr>
              <w:ind w:firstLine="0" w:firstLineChars="0"/>
              <w:rPr>
                <w:rFonts w:hint="eastAsia"/>
                <w:lang w:val="en-US" w:eastAsia="zh-CN"/>
              </w:rPr>
            </w:pPr>
            <w:r>
              <w:rPr>
                <w:rFonts w:hint="eastAsia"/>
                <w:lang w:val="en-US" w:eastAsia="zh-CN"/>
              </w:rPr>
              <w:t>demo-挤开</w:t>
            </w:r>
          </w:p>
        </w:tc>
        <w:tc>
          <w:tcPr>
            <w:tcW w:w="4715"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list-style: </w:t>
            </w:r>
            <w:r>
              <w:rPr>
                <w:rFonts w:hint="default" w:ascii="Consolas" w:hAnsi="Consolas" w:eastAsia="Consolas" w:cs="Consolas"/>
                <w:color w:val="00002A"/>
                <w:sz w:val="16"/>
                <w:szCs w:val="16"/>
                <w:shd w:val="clear" w:fill="FFFFFF"/>
              </w:rPr>
              <w:t>none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ul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b/>
                <w:color w:val="B51615"/>
                <w:sz w:val="16"/>
                <w:szCs w:val="16"/>
                <w:shd w:val="clear" w:fill="FFFFFF"/>
              </w:rPr>
              <w:t>li</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ul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color w:val="B51615"/>
                <w:sz w:val="16"/>
                <w:szCs w:val="16"/>
                <w:shd w:val="clear" w:fill="FFFFFF"/>
              </w:rPr>
              <w:t xml:space="preserve">#login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margin-left: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关于</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项目</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交互</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li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'login'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登入</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p>
          <w:p>
            <w:pPr>
              <w:rPr>
                <w:rFonts w:hint="eastAsia"/>
                <w:sz w:val="2"/>
                <w:szCs w:val="4"/>
              </w:rPr>
            </w:pPr>
          </w:p>
        </w:tc>
        <w:tc>
          <w:tcPr>
            <w:tcW w:w="4234" w:type="dxa"/>
            <w:vAlign w:val="top"/>
          </w:tcPr>
          <w:p>
            <w:r>
              <w:drawing>
                <wp:inline distT="0" distB="0" distL="114300" distR="114300">
                  <wp:extent cx="2696210" cy="284480"/>
                  <wp:effectExtent l="0" t="0" r="1270" b="5080"/>
                  <wp:docPr id="7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3"/>
                          <pic:cNvPicPr>
                            <a:picLocks noChangeAspect="1"/>
                          </pic:cNvPicPr>
                        </pic:nvPicPr>
                        <pic:blipFill>
                          <a:blip r:embed="rId31"/>
                          <a:stretch>
                            <a:fillRect/>
                          </a:stretch>
                        </pic:blipFill>
                        <pic:spPr>
                          <a:xfrm>
                            <a:off x="0" y="0"/>
                            <a:ext cx="2696210" cy="28448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&gt; 应用场景较多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rPr>
                <w:rFonts w:hint="eastAsia"/>
                <w:lang w:val="en-US" w:eastAsia="zh-CN"/>
              </w:rPr>
            </w:pPr>
            <w:r>
              <w:rPr>
                <w:rFonts w:hint="eastAsia"/>
                <w:lang w:val="en-US" w:eastAsia="zh-CN"/>
              </w:rPr>
              <w:t>demo-居中</w:t>
            </w:r>
          </w:p>
        </w:tc>
        <w:tc>
          <w:tcPr>
            <w:tcW w:w="8949" w:type="dxa"/>
            <w:gridSpan w:val="3"/>
            <w:vAlign w:val="top"/>
          </w:tcPr>
          <w:p>
            <w:pPr>
              <w:pStyle w:val="30"/>
            </w:pPr>
            <w:r>
              <w:rPr>
                <w:rFonts w:hint="eastAsia"/>
                <w:lang w:eastAsia="zh-CN"/>
              </w:rPr>
              <w:t>使用</w:t>
            </w:r>
            <w:r>
              <w:rPr>
                <w:rFonts w:hint="eastAsia"/>
                <w:lang w:val="en-US" w:eastAsia="zh-CN"/>
              </w:rPr>
              <w:t>flex实现绝对居中，</w:t>
            </w:r>
            <w:r>
              <w:rPr>
                <w:rFonts w:hint="eastAsia"/>
              </w:rPr>
              <w:t>设置“margin”值为“auto”值，自动获取伸缩容器中剩余的空间。所以设置垂直方向margin值为“auto”，可以使伸缩项目在伸缩容器的两上轴方向都完全集中。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hint="eastAsia"/>
                <w:sz w:val="11"/>
                <w:szCs w:val="15"/>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parent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Or whatever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child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Or whatever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Or whatever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margin: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Magic!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"parent"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完美居中</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4475" w:type="dxa"/>
            <w:gridSpan w:val="2"/>
            <w:vAlign w:val="top"/>
          </w:tcPr>
          <w:p>
            <w:pPr>
              <w:ind w:firstLine="0" w:firstLineChars="0"/>
            </w:pPr>
            <w:r>
              <w:drawing>
                <wp:inline distT="0" distB="0" distL="114300" distR="114300">
                  <wp:extent cx="2703195" cy="1403350"/>
                  <wp:effectExtent l="0" t="0" r="9525" b="13970"/>
                  <wp:docPr id="9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4"/>
                          <pic:cNvPicPr>
                            <a:picLocks noChangeAspect="1"/>
                          </pic:cNvPicPr>
                        </pic:nvPicPr>
                        <pic:blipFill>
                          <a:blip r:embed="rId32"/>
                          <a:stretch>
                            <a:fillRect/>
                          </a:stretch>
                        </pic:blipFill>
                        <pic:spPr>
                          <a:xfrm>
                            <a:off x="0" y="0"/>
                            <a:ext cx="2703195" cy="1403350"/>
                          </a:xfrm>
                          <a:prstGeom prst="rect">
                            <a:avLst/>
                          </a:prstGeom>
                          <a:noFill/>
                          <a:ln w="9525">
                            <a:noFill/>
                          </a:ln>
                        </pic:spPr>
                      </pic:pic>
                    </a:graphicData>
                  </a:graphic>
                </wp:inline>
              </w:drawing>
            </w:r>
          </w:p>
        </w:tc>
      </w:tr>
    </w:tbl>
    <w:p>
      <w:pPr>
        <w:rPr>
          <w:rFonts w:hint="eastAsia"/>
          <w:lang w:val="en-US" w:eastAsia="zh-CN"/>
        </w:rPr>
      </w:pPr>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4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2"/>
            <w:vAlign w:val="top"/>
          </w:tcPr>
          <w:p>
            <w:pPr>
              <w:pStyle w:val="3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rPr>
                <w:rFonts w:hint="eastAsia"/>
                <w:lang w:val="en-US" w:eastAsia="zh-CN"/>
              </w:rPr>
            </w:pPr>
            <w:r>
              <w:rPr>
                <w:rFonts w:hint="eastAsia"/>
                <w:lang w:val="en-US" w:eastAsia="zh-CN"/>
              </w:rPr>
              <w:t>demo-居中</w:t>
            </w:r>
          </w:p>
        </w:tc>
        <w:tc>
          <w:tcPr>
            <w:tcW w:w="8949" w:type="dxa"/>
            <w:gridSpan w:val="2"/>
            <w:vAlign w:val="top"/>
          </w:tcPr>
          <w:p>
            <w:pPr>
              <w:pStyle w:val="30"/>
              <w:rPr>
                <w:rFonts w:hint="eastAsia"/>
              </w:rPr>
            </w:pPr>
            <w:r>
              <w:rPr>
                <w:rFonts w:hint="eastAsia"/>
              </w:rPr>
              <w:t>正如能够动态改变一个容器的尺寸大小，FlexBox对父级容器提供属性支持控制多余的空间分配，也可以对该子级元素进行定位。</w:t>
            </w:r>
          </w:p>
          <w:p>
            <w:pPr>
              <w:pStyle w:val="30"/>
              <w:rPr>
                <w:rFonts w:hint="eastAsia"/>
              </w:rPr>
            </w:pPr>
            <w:r>
              <w:rPr>
                <w:rFonts w:hint="default"/>
              </w:rPr>
              <w:t>justify-content</w:t>
            </w:r>
            <w:r>
              <w:rPr>
                <w:rFonts w:hint="eastAsia"/>
                <w:lang w:val="en-US" w:eastAsia="zh-CN"/>
              </w:rPr>
              <w:t>:</w:t>
            </w:r>
            <w:r>
              <w:rPr>
                <w:rFonts w:hint="default"/>
              </w:rPr>
              <w:t>center</w:t>
            </w:r>
            <w:r>
              <w:rPr>
                <w:rFonts w:hint="eastAsia"/>
                <w:lang w:val="en-US" w:eastAsia="zh-CN"/>
              </w:rPr>
              <w:t>;</w:t>
            </w:r>
            <w:r>
              <w:rPr>
                <w:rFonts w:hint="eastAsia"/>
              </w:rPr>
              <w:t> 让伸缩项目在主轴上居中对齐</w:t>
            </w:r>
            <w:r>
              <w:rPr>
                <w:rFonts w:hint="eastAsia"/>
                <w:lang w:eastAsia="zh-CN"/>
              </w:rPr>
              <w:t>，作用在宽度上；</w:t>
            </w:r>
          </w:p>
          <w:p>
            <w:pPr>
              <w:pStyle w:val="30"/>
              <w:rPr>
                <w:rFonts w:hint="eastAsia"/>
                <w:lang w:val="en-US" w:eastAsia="zh-CN"/>
              </w:rPr>
            </w:pPr>
            <w:r>
              <w:rPr>
                <w:rFonts w:hint="default"/>
              </w:rPr>
              <w:t>align-items</w:t>
            </w:r>
            <w:r>
              <w:rPr>
                <w:rFonts w:hint="eastAsia"/>
                <w:lang w:val="en-US" w:eastAsia="zh-CN"/>
              </w:rPr>
              <w:t>:</w:t>
            </w:r>
            <w:r>
              <w:rPr>
                <w:rFonts w:hint="default"/>
              </w:rPr>
              <w:t>center</w:t>
            </w:r>
            <w:r>
              <w:rPr>
                <w:rFonts w:hint="eastAsia"/>
                <w:lang w:val="en-US" w:eastAsia="zh-CN"/>
              </w:rPr>
              <w:t>;</w:t>
            </w:r>
            <w:r>
              <w:rPr>
                <w:rFonts w:hint="eastAsia"/>
              </w:rPr>
              <w:t> 让伸缩项目在侧轴上居中对齐</w:t>
            </w:r>
            <w:r>
              <w:rPr>
                <w:rFonts w:hint="eastAsia"/>
                <w:lang w:eastAsia="zh-CN"/>
              </w:rPr>
              <w:t>，作用在高度上；</w:t>
            </w:r>
            <w:r>
              <w:rPr>
                <w:rFonts w:hint="eastAsia"/>
                <w:lang w:val="en-US" w:eastAsia="zh-CN"/>
              </w:rPr>
              <w:t xml:space="preserve"> </w:t>
            </w:r>
          </w:p>
          <w:p>
            <w:pPr>
              <w:pStyle w:val="30"/>
              <w:rPr>
                <w:rFonts w:hint="eastAsia"/>
              </w:rPr>
            </w:pPr>
            <w:r>
              <w:rPr>
                <w:rFonts w:hint="eastAsia"/>
                <w:lang w:eastAsia="zh-CN"/>
              </w:rPr>
              <w:t>通过这两个属性可以实现水平垂直居中效果：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parent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u w:val="single"/>
                <w:shd w:val="clear" w:fill="FFFFFF"/>
              </w:rPr>
              <w:t xml:space="preserve">justify-content: </w:t>
            </w:r>
            <w:r>
              <w:rPr>
                <w:rFonts w:hint="default" w:ascii="Consolas" w:hAnsi="Consolas" w:eastAsia="Consolas" w:cs="Consolas"/>
                <w:color w:val="00002A"/>
                <w:sz w:val="16"/>
                <w:szCs w:val="16"/>
                <w:u w:val="single"/>
                <w:shd w:val="clear" w:fill="FFFFFF"/>
              </w:rPr>
              <w:t>center</w:t>
            </w:r>
            <w:r>
              <w:rPr>
                <w:rFonts w:hint="default" w:ascii="Consolas" w:hAnsi="Consolas" w:eastAsia="Consolas" w:cs="Consolas"/>
                <w:color w:val="000000"/>
                <w:sz w:val="16"/>
                <w:szCs w:val="16"/>
                <w:u w:val="single"/>
                <w:shd w:val="clear" w:fill="FFFFFF"/>
              </w:rPr>
              <w:t xml:space="preserve">; </w:t>
            </w:r>
            <w:r>
              <w:rPr>
                <w:rFonts w:hint="default" w:ascii="Consolas" w:hAnsi="Consolas" w:eastAsia="Consolas" w:cs="Consolas"/>
                <w:b/>
                <w:color w:val="FF6D75"/>
                <w:sz w:val="16"/>
                <w:szCs w:val="16"/>
                <w:u w:val="single"/>
                <w:shd w:val="clear" w:fill="FFFFFF"/>
              </w:rPr>
              <w:t>/*</w:t>
            </w:r>
            <w:r>
              <w:rPr>
                <w:rFonts w:hint="eastAsia" w:ascii="宋体" w:hAnsi="宋体" w:eastAsia="宋体" w:cs="宋体"/>
                <w:b/>
                <w:color w:val="FF6D75"/>
                <w:sz w:val="16"/>
                <w:szCs w:val="16"/>
                <w:u w:val="single"/>
                <w:shd w:val="clear" w:fill="FFFFFF"/>
              </w:rPr>
              <w:t>水平居中</w:t>
            </w:r>
            <w:r>
              <w:rPr>
                <w:rFonts w:hint="default" w:ascii="Consolas" w:hAnsi="Consolas" w:eastAsia="Consolas" w:cs="Consolas"/>
                <w:b/>
                <w:color w:val="FF6D75"/>
                <w:sz w:val="16"/>
                <w:szCs w:val="16"/>
                <w:u w:val="single"/>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u w:val="single"/>
                <w:shd w:val="clear" w:fill="FFFFFF"/>
              </w:rPr>
              <w:t xml:space="preserve">align-items: </w:t>
            </w:r>
            <w:r>
              <w:rPr>
                <w:rFonts w:hint="default" w:ascii="Consolas" w:hAnsi="Consolas" w:eastAsia="Consolas" w:cs="Consolas"/>
                <w:color w:val="00002A"/>
                <w:sz w:val="16"/>
                <w:szCs w:val="16"/>
                <w:u w:val="single"/>
                <w:shd w:val="clear" w:fill="FFFFFF"/>
              </w:rPr>
              <w:t>center</w:t>
            </w:r>
            <w:r>
              <w:rPr>
                <w:rFonts w:hint="default" w:ascii="Consolas" w:hAnsi="Consolas" w:eastAsia="Consolas" w:cs="Consolas"/>
                <w:color w:val="000000"/>
                <w:sz w:val="16"/>
                <w:szCs w:val="16"/>
                <w:u w:val="single"/>
                <w:shd w:val="clear" w:fill="FFFFFF"/>
              </w:rPr>
              <w:t xml:space="preserve">; </w:t>
            </w:r>
            <w:r>
              <w:rPr>
                <w:rFonts w:hint="default" w:ascii="Consolas" w:hAnsi="Consolas" w:eastAsia="Consolas" w:cs="Consolas"/>
                <w:b/>
                <w:color w:val="FF6D75"/>
                <w:sz w:val="16"/>
                <w:szCs w:val="16"/>
                <w:u w:val="single"/>
                <w:shd w:val="clear" w:fill="FFFFFF"/>
              </w:rPr>
              <w:t>/*</w:t>
            </w:r>
            <w:r>
              <w:rPr>
                <w:rFonts w:hint="eastAsia" w:ascii="宋体" w:hAnsi="宋体" w:eastAsia="宋体" w:cs="宋体"/>
                <w:b/>
                <w:color w:val="FF6D75"/>
                <w:sz w:val="16"/>
                <w:szCs w:val="16"/>
                <w:u w:val="single"/>
                <w:shd w:val="clear" w:fill="FFFFFF"/>
              </w:rPr>
              <w:t>垂直居中</w:t>
            </w:r>
            <w:r>
              <w:rPr>
                <w:rFonts w:hint="default" w:ascii="Consolas" w:hAnsi="Consolas" w:eastAsia="Consolas" w:cs="Consolas"/>
                <w:b/>
                <w:color w:val="FF6D75"/>
                <w:sz w:val="16"/>
                <w:szCs w:val="16"/>
                <w:u w:val="single"/>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child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"parent"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320" w:firstLineChars="200"/>
              <w:rPr>
                <w:rFonts w:hint="eastAsia"/>
              </w:rPr>
            </w:pPr>
          </w:p>
        </w:tc>
        <w:tc>
          <w:tcPr>
            <w:tcW w:w="4475" w:type="dxa"/>
            <w:vAlign w:val="top"/>
          </w:tcPr>
          <w:p>
            <w:pPr>
              <w:rPr>
                <w:rFonts w:hint="eastAsia"/>
              </w:rPr>
            </w:pPr>
            <w:r>
              <w:rPr>
                <w:rFonts w:hint="eastAsia"/>
              </w:rPr>
              <w:t>.child的flex数值为0所以它不会有什么动态的尺寸变化，他的宽度高度都是父级容器的一半，因此，该子级元素将被定位在水平，垂直方向上的中心位置。</w:t>
            </w:r>
          </w:p>
          <w:p>
            <w:pPr>
              <w:ind w:firstLine="0" w:firstLineChars="0"/>
              <w:rPr>
                <w:rFonts w:hint="eastAsia"/>
              </w:rPr>
            </w:pPr>
            <w:r>
              <w:drawing>
                <wp:inline distT="0" distB="0" distL="114300" distR="114300">
                  <wp:extent cx="790575" cy="1547495"/>
                  <wp:effectExtent l="0" t="0" r="9525" b="14605"/>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33"/>
                          <a:stretch>
                            <a:fillRect/>
                          </a:stretch>
                        </pic:blipFill>
                        <pic:spPr>
                          <a:xfrm>
                            <a:off x="0" y="0"/>
                            <a:ext cx="790575" cy="15474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rPr>
                <w:rFonts w:hint="eastAsia"/>
                <w:lang w:val="en-US" w:eastAsia="zh-CN"/>
              </w:rPr>
            </w:pPr>
          </w:p>
        </w:tc>
        <w:tc>
          <w:tcPr>
            <w:tcW w:w="8949" w:type="dxa"/>
            <w:gridSpan w:val="2"/>
            <w:vAlign w:val="top"/>
          </w:tcPr>
          <w:p>
            <w:pPr>
              <w:pStyle w:val="3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hint="eastAsia"/>
                <w:sz w:val="11"/>
                <w:szCs w:val="15"/>
              </w:rPr>
            </w:pPr>
          </w:p>
        </w:tc>
        <w:tc>
          <w:tcPr>
            <w:tcW w:w="4475" w:type="dxa"/>
            <w:vAlign w:val="top"/>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r>
              <w:rPr>
                <w:rFonts w:hint="eastAsia"/>
                <w:lang w:val="en-US" w:eastAsia="zh-CN"/>
              </w:rPr>
              <w:t>demo-列表均匀展示</w:t>
            </w:r>
          </w:p>
        </w:tc>
        <w:tc>
          <w:tcPr>
            <w:tcW w:w="8949" w:type="dxa"/>
            <w:gridSpan w:val="2"/>
            <w:vAlign w:val="top"/>
          </w:tcPr>
          <w:p>
            <w:pPr>
              <w:pStyle w:val="30"/>
              <w:rPr>
                <w:rFonts w:hint="eastAsia"/>
              </w:rPr>
            </w:pPr>
            <w:r>
              <w:rPr>
                <w:rFonts w:hint="eastAsia"/>
              </w:rPr>
              <w:t>使用6个列表项，并且为了视觉审美给他设置了一个固定大小尺寸，但他们也有可能可以自动获取尺寸大小。我们希望他们能均匀的、很好的分布在水平轴上，就算当我们调整浏览器，他们也依然显示得很好（不使用媒体查询）。</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3"/>
                <w:szCs w:val="13"/>
              </w:rPr>
            </w:pP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style</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color w:val="B51615"/>
                <w:sz w:val="13"/>
                <w:szCs w:val="13"/>
                <w:shd w:val="clear" w:fill="FFFFFF"/>
              </w:rPr>
              <w:t xml:space="preserve">list </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b/>
                <w:color w:val="FF6D75"/>
                <w:sz w:val="13"/>
                <w:szCs w:val="13"/>
                <w:shd w:val="clear" w:fill="FFFFFF"/>
              </w:rPr>
              <w:t xml:space="preserve">/* </w:t>
            </w:r>
            <w:r>
              <w:rPr>
                <w:rFonts w:hint="eastAsia" w:ascii="宋体" w:hAnsi="宋体" w:eastAsia="宋体" w:cs="宋体"/>
                <w:b/>
                <w:color w:val="FF6D75"/>
                <w:sz w:val="13"/>
                <w:szCs w:val="13"/>
                <w:shd w:val="clear" w:fill="FFFFFF"/>
              </w:rPr>
              <w:t>我们第一步要创建一个</w:t>
            </w:r>
            <w:r>
              <w:rPr>
                <w:rFonts w:hint="default" w:ascii="Consolas" w:hAnsi="Consolas" w:eastAsia="Consolas" w:cs="Consolas"/>
                <w:b/>
                <w:color w:val="FF6D75"/>
                <w:sz w:val="13"/>
                <w:szCs w:val="13"/>
                <w:shd w:val="clear" w:fill="FFFFFF"/>
              </w:rPr>
              <w:t>flex</w:t>
            </w:r>
            <w:r>
              <w:rPr>
                <w:rFonts w:hint="eastAsia" w:ascii="宋体" w:hAnsi="宋体" w:eastAsia="宋体" w:cs="宋体"/>
                <w:b/>
                <w:color w:val="FF6D75"/>
                <w:sz w:val="13"/>
                <w:szCs w:val="13"/>
                <w:shd w:val="clear" w:fill="FFFFFF"/>
              </w:rPr>
              <w:t>文档流（创建伸缩容器）</w:t>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color w:val="000000"/>
                <w:sz w:val="13"/>
                <w:szCs w:val="13"/>
                <w:shd w:val="clear" w:fill="FFFFFF"/>
              </w:rPr>
              <w:t xml:space="preserve">display: </w:t>
            </w:r>
            <w:r>
              <w:rPr>
                <w:rFonts w:hint="default" w:ascii="Consolas" w:hAnsi="Consolas" w:eastAsia="Consolas" w:cs="Consolas"/>
                <w:color w:val="00002A"/>
                <w:sz w:val="13"/>
                <w:szCs w:val="13"/>
                <w:shd w:val="clear" w:fill="FFFFFF"/>
              </w:rPr>
              <w:t>flex</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b/>
                <w:color w:val="FF6D75"/>
                <w:sz w:val="13"/>
                <w:szCs w:val="13"/>
                <w:shd w:val="clear" w:fill="FFFFFF"/>
              </w:rPr>
              <w:t xml:space="preserve">/* </w:t>
            </w:r>
            <w:r>
              <w:rPr>
                <w:rFonts w:hint="eastAsia" w:ascii="宋体" w:hAnsi="宋体" w:eastAsia="宋体" w:cs="宋体"/>
                <w:b/>
                <w:color w:val="FF6D75"/>
                <w:sz w:val="13"/>
                <w:szCs w:val="13"/>
                <w:shd w:val="clear" w:fill="FFFFFF"/>
              </w:rPr>
              <w:t>然后我们定义伸缩流方向，并且可以换行</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 </w:t>
            </w:r>
            <w:r>
              <w:rPr>
                <w:rFonts w:hint="eastAsia" w:ascii="宋体" w:hAnsi="宋体" w:eastAsia="宋体" w:cs="宋体"/>
                <w:b/>
                <w:color w:val="FF6D75"/>
                <w:sz w:val="13"/>
                <w:szCs w:val="13"/>
                <w:shd w:val="clear" w:fill="FFFFFF"/>
              </w:rPr>
              <w:t>记得我们要这样设置</w:t>
            </w:r>
            <w:r>
              <w:rPr>
                <w:rFonts w:hint="default" w:ascii="Consolas" w:hAnsi="Consolas" w:eastAsia="Consolas" w:cs="Consolas"/>
                <w:b/>
                <w:color w:val="FF6D75"/>
                <w:sz w:val="13"/>
                <w:szCs w:val="13"/>
                <w:shd w:val="clear" w:fill="FFFFFF"/>
              </w:rPr>
              <w:t>:</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 flex-direction: row;</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 flex-wrap: wrap;</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color w:val="000000"/>
                <w:sz w:val="13"/>
                <w:szCs w:val="13"/>
                <w:shd w:val="clear" w:fill="FFFFFF"/>
              </w:rPr>
              <w:t xml:space="preserve">flex-flow: </w:t>
            </w:r>
            <w:r>
              <w:rPr>
                <w:rFonts w:hint="default" w:ascii="Consolas" w:hAnsi="Consolas" w:eastAsia="Consolas" w:cs="Consolas"/>
                <w:color w:val="00002A"/>
                <w:sz w:val="13"/>
                <w:szCs w:val="13"/>
                <w:shd w:val="clear" w:fill="FFFFFF"/>
              </w:rPr>
              <w:t>row wrap</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b/>
                <w:color w:val="FF6D75"/>
                <w:sz w:val="13"/>
                <w:szCs w:val="13"/>
                <w:shd w:val="clear" w:fill="FFFFFF"/>
              </w:rPr>
              <w:t xml:space="preserve">/* </w:t>
            </w:r>
            <w:r>
              <w:rPr>
                <w:rFonts w:hint="eastAsia" w:ascii="宋体" w:hAnsi="宋体" w:eastAsia="宋体" w:cs="宋体"/>
                <w:b/>
                <w:color w:val="FF6D75"/>
                <w:sz w:val="13"/>
                <w:szCs w:val="13"/>
                <w:shd w:val="clear" w:fill="FFFFFF"/>
              </w:rPr>
              <w:t>然后我们定义了如何分配伸缩容器的剩余空间</w:t>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color w:val="000000"/>
                <w:sz w:val="13"/>
                <w:szCs w:val="13"/>
                <w:shd w:val="clear" w:fill="FFFFFF"/>
              </w:rPr>
              <w:t xml:space="preserve">justify-content: </w:t>
            </w:r>
            <w:r>
              <w:rPr>
                <w:rFonts w:hint="default" w:ascii="Consolas" w:hAnsi="Consolas" w:eastAsia="Consolas" w:cs="Consolas"/>
                <w:color w:val="00002A"/>
                <w:sz w:val="13"/>
                <w:szCs w:val="13"/>
                <w:shd w:val="clear" w:fill="FFFFFF"/>
              </w:rPr>
              <w:t>space-around</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color w:val="B51615"/>
                <w:sz w:val="13"/>
                <w:szCs w:val="13"/>
                <w:shd w:val="clear" w:fill="FFFFFF"/>
              </w:rPr>
              <w:t>item</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height: </w:t>
            </w:r>
            <w:r>
              <w:rPr>
                <w:rFonts w:hint="default" w:ascii="Consolas" w:hAnsi="Consolas" w:eastAsia="Consolas" w:cs="Consolas"/>
                <w:color w:val="00002A"/>
                <w:sz w:val="13"/>
                <w:szCs w:val="13"/>
                <w:shd w:val="clear" w:fill="FFFFFF"/>
              </w:rPr>
              <w:t>100px</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width: </w:t>
            </w:r>
            <w:r>
              <w:rPr>
                <w:rFonts w:hint="default" w:ascii="Consolas" w:hAnsi="Consolas" w:eastAsia="Consolas" w:cs="Consolas"/>
                <w:color w:val="00002A"/>
                <w:sz w:val="13"/>
                <w:szCs w:val="13"/>
                <w:shd w:val="clear" w:fill="FFFFFF"/>
              </w:rPr>
              <w:t>300px</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background: </w:t>
            </w:r>
            <w:r>
              <w:rPr>
                <w:rFonts w:hint="default" w:ascii="Consolas" w:hAnsi="Consolas" w:eastAsia="Consolas" w:cs="Consolas"/>
                <w:color w:val="00002A"/>
                <w:sz w:val="13"/>
                <w:szCs w:val="13"/>
                <w:shd w:val="clear" w:fill="FFFFFF"/>
              </w:rPr>
              <w:t>limegreen</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style</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"list"</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p>
          <w:p>
            <w:pPr>
              <w:pStyle w:val="30"/>
              <w:ind w:firstLine="160" w:firstLineChars="200"/>
              <w:rPr>
                <w:rFonts w:hint="eastAsia"/>
                <w:sz w:val="8"/>
                <w:szCs w:val="11"/>
              </w:rPr>
            </w:pPr>
          </w:p>
        </w:tc>
        <w:tc>
          <w:tcPr>
            <w:tcW w:w="4475" w:type="dxa"/>
            <w:vAlign w:val="top"/>
          </w:tcPr>
          <w:p>
            <w:pPr>
              <w:ind w:firstLine="0" w:firstLineChars="0"/>
            </w:pPr>
            <w:r>
              <w:drawing>
                <wp:inline distT="0" distB="0" distL="114300" distR="114300">
                  <wp:extent cx="2691765" cy="136525"/>
                  <wp:effectExtent l="0" t="0" r="13335" b="15875"/>
                  <wp:docPr id="9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7"/>
                          <pic:cNvPicPr>
                            <a:picLocks noChangeAspect="1"/>
                          </pic:cNvPicPr>
                        </pic:nvPicPr>
                        <pic:blipFill>
                          <a:blip r:embed="rId34"/>
                          <a:stretch>
                            <a:fillRect/>
                          </a:stretch>
                        </pic:blipFill>
                        <pic:spPr>
                          <a:xfrm>
                            <a:off x="0" y="0"/>
                            <a:ext cx="2691765" cy="136525"/>
                          </a:xfrm>
                          <a:prstGeom prst="rect">
                            <a:avLst/>
                          </a:prstGeom>
                          <a:noFill/>
                          <a:ln w="9525">
                            <a:noFill/>
                          </a:ln>
                        </pic:spPr>
                      </pic:pic>
                    </a:graphicData>
                  </a:graphic>
                </wp:inline>
              </w:drawing>
            </w:r>
          </w:p>
          <w:p>
            <w:pPr>
              <w:ind w:firstLine="0" w:firstLineChars="0"/>
            </w:pPr>
            <w:r>
              <w:drawing>
                <wp:inline distT="0" distB="0" distL="114300" distR="114300">
                  <wp:extent cx="2693035" cy="554990"/>
                  <wp:effectExtent l="0" t="0" r="12065" b="16510"/>
                  <wp:docPr id="9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5"/>
                          <pic:cNvPicPr>
                            <a:picLocks noChangeAspect="1"/>
                          </pic:cNvPicPr>
                        </pic:nvPicPr>
                        <pic:blipFill>
                          <a:blip r:embed="rId35"/>
                          <a:stretch>
                            <a:fillRect/>
                          </a:stretch>
                        </pic:blipFill>
                        <pic:spPr>
                          <a:xfrm>
                            <a:off x="0" y="0"/>
                            <a:ext cx="2693035" cy="554990"/>
                          </a:xfrm>
                          <a:prstGeom prst="rect">
                            <a:avLst/>
                          </a:prstGeom>
                          <a:noFill/>
                          <a:ln w="9525">
                            <a:noFill/>
                          </a:ln>
                        </pic:spPr>
                      </pic:pic>
                    </a:graphicData>
                  </a:graphic>
                </wp:inline>
              </w:drawing>
            </w:r>
          </w:p>
          <w:p>
            <w:pPr>
              <w:ind w:firstLine="0" w:firstLineChars="0"/>
            </w:pPr>
            <w:r>
              <w:drawing>
                <wp:inline distT="0" distB="0" distL="114300" distR="114300">
                  <wp:extent cx="2701290" cy="1029970"/>
                  <wp:effectExtent l="0" t="0" r="3810" b="17780"/>
                  <wp:docPr id="9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6"/>
                          <pic:cNvPicPr>
                            <a:picLocks noChangeAspect="1"/>
                          </pic:cNvPicPr>
                        </pic:nvPicPr>
                        <pic:blipFill>
                          <a:blip r:embed="rId36"/>
                          <a:stretch>
                            <a:fillRect/>
                          </a:stretch>
                        </pic:blipFill>
                        <pic:spPr>
                          <a:xfrm>
                            <a:off x="0" y="0"/>
                            <a:ext cx="2701290" cy="1029970"/>
                          </a:xfrm>
                          <a:prstGeom prst="rect">
                            <a:avLst/>
                          </a:prstGeom>
                          <a:noFill/>
                          <a:ln w="9525">
                            <a:noFill/>
                          </a:ln>
                        </pic:spPr>
                      </pic:pic>
                    </a:graphicData>
                  </a:graphic>
                </wp:inline>
              </w:drawing>
            </w:r>
          </w:p>
          <w:p>
            <w:pPr>
              <w:ind w:firstLine="0" w:firstLineChars="0"/>
              <w:rPr>
                <w:rFonts w:hint="eastAsia" w:eastAsia="宋体"/>
                <w:lang w:val="en-US" w:eastAsia="zh-CN"/>
              </w:rPr>
            </w:pPr>
            <w:r>
              <w:rPr>
                <w:rFonts w:hint="eastAsia"/>
                <w:lang w:val="en-US" w:eastAsia="zh-CN"/>
              </w:rPr>
              <w:t>&gt; 不管浏览器宽度如何变化，完美平铺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lang w:val="en-US" w:eastAsia="zh-CN"/>
              </w:rPr>
            </w:pPr>
            <w:r>
              <w:rPr>
                <w:rFonts w:hint="eastAsia"/>
                <w:lang w:val="en-US" w:eastAsia="zh-CN"/>
              </w:rPr>
              <w:t>demo-响应式</w:t>
            </w:r>
          </w:p>
        </w:tc>
        <w:tc>
          <w:tcPr>
            <w:tcW w:w="8949" w:type="dxa"/>
            <w:gridSpan w:val="2"/>
            <w:vAlign w:val="top"/>
          </w:tcPr>
          <w:p>
            <w:pPr>
              <w:pStyle w:val="30"/>
              <w:rPr>
                <w:rFonts w:hint="eastAsia"/>
                <w:lang w:val="en-US" w:eastAsia="zh-CN"/>
              </w:rPr>
            </w:pPr>
            <w:r>
              <w:rPr>
                <w:rFonts w:hint="eastAsia"/>
              </w:rPr>
              <w:t>假设我们网站顶部有一个右对齐的导航，但是我们希望它在小屏幕和小型设备中能单列居中显示。非常简单。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4474" w:type="dxa"/>
            <w:vAlign w:val="top"/>
          </w:tcPr>
          <w:p>
            <w:pPr>
              <w:pStyle w:val="15"/>
              <w:keepNext w:val="0"/>
              <w:keepLines w:val="0"/>
              <w:widowControl/>
              <w:suppressLineNumbers w:val="0"/>
              <w:shd w:val="clear" w:fill="FFFFFF"/>
              <w:rPr>
                <w:rFonts w:hint="eastAsia" w:ascii="宋体" w:hAnsi="宋体" w:eastAsia="宋体" w:cs="宋体"/>
                <w:color w:val="000000"/>
                <w:sz w:val="16"/>
                <w:szCs w:val="16"/>
              </w:rPr>
            </w:pPr>
            <w:r>
              <w:rPr>
                <w:rFonts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Large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navigation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flex-flow: </w:t>
            </w:r>
            <w:r>
              <w:rPr>
                <w:rFonts w:hint="default" w:ascii="Consolas" w:hAnsi="Consolas" w:eastAsia="Consolas" w:cs="Consolas"/>
                <w:color w:val="00002A"/>
                <w:sz w:val="16"/>
                <w:szCs w:val="16"/>
                <w:shd w:val="clear" w:fill="FFFFFF"/>
              </w:rPr>
              <w:t>row 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所有列面向主轴终点位置靠齐</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justify-content: </w:t>
            </w:r>
            <w:r>
              <w:rPr>
                <w:rFonts w:hint="default" w:ascii="Consolas" w:hAnsi="Consolas" w:eastAsia="Consolas" w:cs="Consolas"/>
                <w:color w:val="00002A"/>
                <w:sz w:val="16"/>
                <w:szCs w:val="16"/>
                <w:shd w:val="clear" w:fill="FFFFFF"/>
              </w:rPr>
              <w:t>flex-end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Medium screens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all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800px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navigation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当在中等屏幕中</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导航项目居中显示，并且剩余空间平均分布在列表之间</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justify-content: </w:t>
            </w:r>
            <w:r>
              <w:rPr>
                <w:rFonts w:hint="default" w:ascii="Consolas" w:hAnsi="Consolas" w:eastAsia="Consolas" w:cs="Consolas"/>
                <w:color w:val="00002A"/>
                <w:sz w:val="16"/>
                <w:szCs w:val="16"/>
                <w:shd w:val="clear" w:fill="FFFFFF"/>
              </w:rPr>
              <w:t>space-around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Small screens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all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500px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navigation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在小屏幕下</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我们没有足够空间行排列，但我们可以换成列排列</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flex-direction: </w:t>
            </w:r>
            <w:r>
              <w:rPr>
                <w:rFonts w:hint="default" w:ascii="Consolas" w:hAnsi="Consolas" w:eastAsia="Consolas" w:cs="Consolas"/>
                <w:color w:val="00002A"/>
                <w:sz w:val="16"/>
                <w:szCs w:val="16"/>
                <w:shd w:val="clear" w:fill="FFFFFF"/>
              </w:rPr>
              <w:t>column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"navigation"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&gt;Home&lt;/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&gt;About&lt;/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&gt;Products&lt;/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&gt;Contact&lt;/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220" w:firstLineChars="200"/>
              <w:rPr>
                <w:rFonts w:hint="eastAsia"/>
                <w:sz w:val="11"/>
                <w:szCs w:val="15"/>
              </w:rPr>
            </w:pPr>
          </w:p>
        </w:tc>
        <w:tc>
          <w:tcPr>
            <w:tcW w:w="4475" w:type="dxa"/>
            <w:vAlign w:val="top"/>
          </w:tcPr>
          <w:p>
            <w:pPr>
              <w:ind w:firstLine="0" w:firstLineChars="0"/>
            </w:pPr>
            <w:r>
              <w:drawing>
                <wp:inline distT="0" distB="0" distL="114300" distR="114300">
                  <wp:extent cx="2703195" cy="85725"/>
                  <wp:effectExtent l="0" t="0" r="1905" b="9525"/>
                  <wp:docPr id="9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8"/>
                          <pic:cNvPicPr>
                            <a:picLocks noChangeAspect="1"/>
                          </pic:cNvPicPr>
                        </pic:nvPicPr>
                        <pic:blipFill>
                          <a:blip r:embed="rId37"/>
                          <a:stretch>
                            <a:fillRect/>
                          </a:stretch>
                        </pic:blipFill>
                        <pic:spPr>
                          <a:xfrm>
                            <a:off x="0" y="0"/>
                            <a:ext cx="2703195" cy="85725"/>
                          </a:xfrm>
                          <a:prstGeom prst="rect">
                            <a:avLst/>
                          </a:prstGeom>
                          <a:noFill/>
                          <a:ln w="9525">
                            <a:noFill/>
                          </a:ln>
                        </pic:spPr>
                      </pic:pic>
                    </a:graphicData>
                  </a:graphic>
                </wp:inline>
              </w:drawing>
            </w:r>
          </w:p>
          <w:p>
            <w:pPr>
              <w:ind w:firstLine="0" w:firstLineChars="0"/>
            </w:pPr>
            <w:r>
              <w:drawing>
                <wp:inline distT="0" distB="0" distL="114300" distR="114300">
                  <wp:extent cx="2696210" cy="97155"/>
                  <wp:effectExtent l="0" t="0" r="8890" b="17145"/>
                  <wp:docPr id="9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59"/>
                          <pic:cNvPicPr>
                            <a:picLocks noChangeAspect="1"/>
                          </pic:cNvPicPr>
                        </pic:nvPicPr>
                        <pic:blipFill>
                          <a:blip r:embed="rId38"/>
                          <a:stretch>
                            <a:fillRect/>
                          </a:stretch>
                        </pic:blipFill>
                        <pic:spPr>
                          <a:xfrm>
                            <a:off x="0" y="0"/>
                            <a:ext cx="2696210" cy="97155"/>
                          </a:xfrm>
                          <a:prstGeom prst="rect">
                            <a:avLst/>
                          </a:prstGeom>
                          <a:noFill/>
                          <a:ln w="9525">
                            <a:noFill/>
                          </a:ln>
                        </pic:spPr>
                      </pic:pic>
                    </a:graphicData>
                  </a:graphic>
                </wp:inline>
              </w:drawing>
            </w:r>
          </w:p>
          <w:p>
            <w:pPr>
              <w:ind w:firstLine="0" w:firstLineChars="0"/>
            </w:pPr>
            <w:r>
              <w:drawing>
                <wp:inline distT="0" distB="0" distL="114300" distR="114300">
                  <wp:extent cx="2694940" cy="586105"/>
                  <wp:effectExtent l="0" t="0" r="10160" b="4445"/>
                  <wp:docPr id="9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0"/>
                          <pic:cNvPicPr>
                            <a:picLocks noChangeAspect="1"/>
                          </pic:cNvPicPr>
                        </pic:nvPicPr>
                        <pic:blipFill>
                          <a:blip r:embed="rId39"/>
                          <a:stretch>
                            <a:fillRect/>
                          </a:stretch>
                        </pic:blipFill>
                        <pic:spPr>
                          <a:xfrm>
                            <a:off x="0" y="0"/>
                            <a:ext cx="2694940" cy="5861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lang w:val="en-US" w:eastAsia="zh-CN"/>
              </w:rPr>
            </w:pPr>
            <w:r>
              <w:rPr>
                <w:rFonts w:hint="eastAsia"/>
                <w:lang w:val="en-US" w:eastAsia="zh-CN"/>
              </w:rPr>
              <w:t>demo-响应式</w:t>
            </w:r>
          </w:p>
        </w:tc>
        <w:tc>
          <w:tcPr>
            <w:tcW w:w="8949" w:type="dxa"/>
            <w:gridSpan w:val="2"/>
            <w:vAlign w:val="top"/>
          </w:tcPr>
          <w:p>
            <w:r>
              <w:t>更灵活性的伸缩项目</w:t>
            </w:r>
            <w:r>
              <w:rPr>
                <w:rFonts w:hint="eastAsia"/>
                <w:lang w:eastAsia="zh-CN"/>
              </w:rPr>
              <w:t>：</w:t>
            </w:r>
            <w:r>
              <w:t>移动先行，3列布局与页眉页脚全屏。和独立的文档顺序。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wrapper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flex-flow: </w:t>
            </w:r>
            <w:r>
              <w:rPr>
                <w:rFonts w:hint="default" w:ascii="Consolas" w:hAnsi="Consolas" w:eastAsia="Consolas" w:cs="Consolas"/>
                <w:color w:val="00002A"/>
                <w:sz w:val="16"/>
                <w:szCs w:val="16"/>
                <w:shd w:val="clear" w:fill="FFFFFF"/>
              </w:rPr>
              <w:t>row 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设置所有标签宽度为</w:t>
            </w:r>
            <w:r>
              <w:rPr>
                <w:rFonts w:hint="default" w:ascii="Consolas" w:hAnsi="Consolas" w:eastAsia="Consolas" w:cs="Consolas"/>
                <w:b/>
                <w:color w:val="FF6D75"/>
                <w:sz w:val="16"/>
                <w:szCs w:val="16"/>
                <w:shd w:val="clear" w:fill="FFFFFF"/>
              </w:rPr>
              <w:t>100%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header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main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nav</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aside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footer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我们利用文档流顺序，考虑移动端先行</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w:t>
            </w:r>
            <w:r>
              <w:rPr>
                <w:rFonts w:hint="eastAsia" w:ascii="宋体" w:hAnsi="宋体" w:eastAsia="宋体" w:cs="宋体"/>
                <w:b/>
                <w:color w:val="FF6D75"/>
                <w:sz w:val="16"/>
                <w:szCs w:val="16"/>
                <w:shd w:val="clear" w:fill="FFFFFF"/>
              </w:rPr>
              <w:t>在这个例子中的顺序</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1. header</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2. nav</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3. main</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4. aside</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5. footer</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Medium screens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all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(min-width: </w:t>
            </w:r>
            <w:r>
              <w:rPr>
                <w:rFonts w:hint="default" w:ascii="Consolas" w:hAnsi="Consolas" w:eastAsia="Consolas" w:cs="Consolas"/>
                <w:color w:val="00002A"/>
                <w:sz w:val="16"/>
                <w:szCs w:val="16"/>
                <w:shd w:val="clear" w:fill="FFFFFF"/>
              </w:rPr>
              <w:t>600px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两个边栏在同一行</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aside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Large screens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all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(min-width: </w:t>
            </w:r>
            <w:r>
              <w:rPr>
                <w:rFonts w:hint="default" w:ascii="Consolas" w:hAnsi="Consolas" w:eastAsia="Consolas" w:cs="Consolas"/>
                <w:color w:val="00002A"/>
                <w:sz w:val="16"/>
                <w:szCs w:val="16"/>
                <w:shd w:val="clear" w:fill="FFFFFF"/>
              </w:rPr>
              <w:t>800px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设置左边栏在主内容左边</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w:t>
            </w:r>
            <w:r>
              <w:rPr>
                <w:rFonts w:hint="eastAsia" w:ascii="宋体" w:hAnsi="宋体" w:eastAsia="宋体" w:cs="宋体"/>
                <w:b/>
                <w:color w:val="FF6D75"/>
                <w:sz w:val="16"/>
                <w:szCs w:val="16"/>
                <w:shd w:val="clear" w:fill="FFFFFF"/>
              </w:rPr>
              <w:t>设置主内容区域宽度是其他两个侧边栏宽度的两倍</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main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 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aside-1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main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aside-2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footer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4</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"wrapper"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header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"header"</w:t>
            </w:r>
            <w:r>
              <w:rPr>
                <w:rFonts w:hint="default" w:ascii="Consolas" w:hAnsi="Consolas" w:eastAsia="Consolas" w:cs="Consolas"/>
                <w:color w:val="000000"/>
                <w:sz w:val="16"/>
                <w:szCs w:val="16"/>
                <w:shd w:val="clear" w:fill="FFFFFF"/>
              </w:rPr>
              <w:t>&gt;Header&lt;/</w:t>
            </w:r>
            <w:r>
              <w:rPr>
                <w:rFonts w:hint="default" w:ascii="Consolas" w:hAnsi="Consolas" w:eastAsia="Consolas" w:cs="Consolas"/>
                <w:b/>
                <w:color w:val="000080"/>
                <w:sz w:val="16"/>
                <w:szCs w:val="16"/>
                <w:shd w:val="clear" w:fill="FFFFFF"/>
              </w:rPr>
              <w:t>header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article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"main"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&gt;Pellentesque habitant morbi tristique senectus et netus et malesuada fames ac turpis egestas. Vestibulum</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tortor quam, feugiat vitae, ultricies eget, tempor sit amet, ante. Donec eu libero sit amet quam egestas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semper. Aenean ultricies mi vitae est. Mauris placerat eleifend leo.&lt;/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article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aside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"aside aside-1"</w:t>
            </w:r>
            <w:r>
              <w:rPr>
                <w:rFonts w:hint="default" w:ascii="Consolas" w:hAnsi="Consolas" w:eastAsia="Consolas" w:cs="Consolas"/>
                <w:color w:val="000000"/>
                <w:sz w:val="16"/>
                <w:szCs w:val="16"/>
                <w:shd w:val="clear" w:fill="FFFFFF"/>
              </w:rPr>
              <w:t>&gt;Aside 1&lt;/</w:t>
            </w:r>
            <w:r>
              <w:rPr>
                <w:rFonts w:hint="default" w:ascii="Consolas" w:hAnsi="Consolas" w:eastAsia="Consolas" w:cs="Consolas"/>
                <w:b/>
                <w:color w:val="000080"/>
                <w:sz w:val="16"/>
                <w:szCs w:val="16"/>
                <w:shd w:val="clear" w:fill="FFFFFF"/>
              </w:rPr>
              <w:t>aside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aside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"aside aside-2"</w:t>
            </w:r>
            <w:r>
              <w:rPr>
                <w:rFonts w:hint="default" w:ascii="Consolas" w:hAnsi="Consolas" w:eastAsia="Consolas" w:cs="Consolas"/>
                <w:color w:val="000000"/>
                <w:sz w:val="16"/>
                <w:szCs w:val="16"/>
                <w:shd w:val="clear" w:fill="FFFFFF"/>
              </w:rPr>
              <w:t>&gt;Aside 2&lt;/</w:t>
            </w:r>
            <w:r>
              <w:rPr>
                <w:rFonts w:hint="default" w:ascii="Consolas" w:hAnsi="Consolas" w:eastAsia="Consolas" w:cs="Consolas"/>
                <w:b/>
                <w:color w:val="000080"/>
                <w:sz w:val="16"/>
                <w:szCs w:val="16"/>
                <w:shd w:val="clear" w:fill="FFFFFF"/>
              </w:rPr>
              <w:t>aside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footer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"footer"</w:t>
            </w:r>
            <w:r>
              <w:rPr>
                <w:rFonts w:hint="default" w:ascii="Consolas" w:hAnsi="Consolas" w:eastAsia="Consolas" w:cs="Consolas"/>
                <w:color w:val="000000"/>
                <w:sz w:val="16"/>
                <w:szCs w:val="16"/>
                <w:shd w:val="clear" w:fill="FFFFFF"/>
              </w:rPr>
              <w:t>&gt;Footer&lt;/</w:t>
            </w:r>
            <w:r>
              <w:rPr>
                <w:rFonts w:hint="default" w:ascii="Consolas" w:hAnsi="Consolas" w:eastAsia="Consolas" w:cs="Consolas"/>
                <w:b/>
                <w:color w:val="000080"/>
                <w:sz w:val="16"/>
                <w:szCs w:val="16"/>
                <w:shd w:val="clear" w:fill="FFFFFF"/>
              </w:rPr>
              <w:t>footer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220" w:firstLineChars="200"/>
              <w:rPr>
                <w:rFonts w:hint="eastAsia"/>
                <w:sz w:val="11"/>
                <w:szCs w:val="15"/>
              </w:rPr>
            </w:pPr>
          </w:p>
        </w:tc>
        <w:tc>
          <w:tcPr>
            <w:tcW w:w="4475" w:type="dxa"/>
            <w:vAlign w:val="top"/>
          </w:tcPr>
          <w:p>
            <w:pPr>
              <w:ind w:firstLine="0" w:firstLineChars="0"/>
            </w:pPr>
            <w:r>
              <w:drawing>
                <wp:inline distT="0" distB="0" distL="114300" distR="114300">
                  <wp:extent cx="2701925" cy="523240"/>
                  <wp:effectExtent l="0" t="0" r="3175" b="10160"/>
                  <wp:docPr id="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1"/>
                          <pic:cNvPicPr>
                            <a:picLocks noChangeAspect="1"/>
                          </pic:cNvPicPr>
                        </pic:nvPicPr>
                        <pic:blipFill>
                          <a:blip r:embed="rId40"/>
                          <a:stretch>
                            <a:fillRect/>
                          </a:stretch>
                        </pic:blipFill>
                        <pic:spPr>
                          <a:xfrm>
                            <a:off x="0" y="0"/>
                            <a:ext cx="2701925" cy="523240"/>
                          </a:xfrm>
                          <a:prstGeom prst="rect">
                            <a:avLst/>
                          </a:prstGeom>
                          <a:noFill/>
                          <a:ln w="9525">
                            <a:noFill/>
                          </a:ln>
                        </pic:spPr>
                      </pic:pic>
                    </a:graphicData>
                  </a:graphic>
                </wp:inline>
              </w:drawing>
            </w:r>
          </w:p>
          <w:p>
            <w:pPr>
              <w:ind w:firstLine="0" w:firstLineChars="0"/>
            </w:pPr>
            <w:r>
              <w:drawing>
                <wp:inline distT="0" distB="0" distL="114300" distR="114300">
                  <wp:extent cx="2695575" cy="502920"/>
                  <wp:effectExtent l="0" t="0" r="9525" b="11430"/>
                  <wp:docPr id="10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2"/>
                          <pic:cNvPicPr>
                            <a:picLocks noChangeAspect="1"/>
                          </pic:cNvPicPr>
                        </pic:nvPicPr>
                        <pic:blipFill>
                          <a:blip r:embed="rId41"/>
                          <a:stretch>
                            <a:fillRect/>
                          </a:stretch>
                        </pic:blipFill>
                        <pic:spPr>
                          <a:xfrm>
                            <a:off x="0" y="0"/>
                            <a:ext cx="2695575" cy="502920"/>
                          </a:xfrm>
                          <a:prstGeom prst="rect">
                            <a:avLst/>
                          </a:prstGeom>
                          <a:noFill/>
                          <a:ln w="9525">
                            <a:noFill/>
                          </a:ln>
                        </pic:spPr>
                      </pic:pic>
                    </a:graphicData>
                  </a:graphic>
                </wp:inline>
              </w:drawing>
            </w:r>
          </w:p>
          <w:p>
            <w:pPr>
              <w:ind w:firstLine="0" w:firstLineChars="0"/>
            </w:pPr>
            <w:r>
              <w:drawing>
                <wp:inline distT="0" distB="0" distL="114300" distR="114300">
                  <wp:extent cx="2703195" cy="1018540"/>
                  <wp:effectExtent l="0" t="0" r="1905" b="10160"/>
                  <wp:docPr id="101"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3"/>
                          <pic:cNvPicPr>
                            <a:picLocks noChangeAspect="1"/>
                          </pic:cNvPicPr>
                        </pic:nvPicPr>
                        <pic:blipFill>
                          <a:blip r:embed="rId42"/>
                          <a:stretch>
                            <a:fillRect/>
                          </a:stretch>
                        </pic:blipFill>
                        <pic:spPr>
                          <a:xfrm>
                            <a:off x="0" y="0"/>
                            <a:ext cx="2703195" cy="1018540"/>
                          </a:xfrm>
                          <a:prstGeom prst="rect">
                            <a:avLst/>
                          </a:prstGeom>
                          <a:noFill/>
                          <a:ln w="9525">
                            <a:noFill/>
                          </a:ln>
                        </pic:spPr>
                      </pic:pic>
                    </a:graphicData>
                  </a:graphic>
                </wp:inline>
              </w:drawing>
            </w:r>
          </w:p>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vertAlign w:val="baseline"/>
                <w:lang w:val="en-US" w:eastAsia="zh-CN"/>
              </w:rPr>
            </w:pPr>
            <w:r>
              <w:rPr>
                <w:rFonts w:hint="eastAsia"/>
                <w:lang w:val="en-US" w:eastAsia="zh-CN"/>
              </w:rPr>
              <w:t>demo-等高列表</w:t>
            </w:r>
          </w:p>
        </w:tc>
        <w:tc>
          <w:tcPr>
            <w:tcW w:w="8949" w:type="dxa"/>
            <w:gridSpan w:val="2"/>
            <w:vAlign w:val="top"/>
          </w:tcPr>
          <w:p>
            <w:pPr>
              <w:pStyle w:val="30"/>
              <w:rPr>
                <w:rFonts w:hint="default"/>
              </w:rPr>
            </w:pPr>
            <w:r>
              <w:rPr>
                <w:rFonts w:hint="default"/>
              </w:rPr>
              <w:t>这时一个产品型录的例子，每个商品有品名、相片、描叙、购买按钮。设计师希望每个产品栏有相同的尺寸，相片要在文字叙述之上，而且不管商品的描叙有多长购买按钮要沿着底部对齐。伸缩布局让这个设计的很多部分的实现起来很简单：</w:t>
            </w:r>
          </w:p>
          <w:p>
            <w:pPr>
              <w:pStyle w:val="30"/>
            </w:pPr>
            <w:r>
              <w:rPr>
                <w:rFonts w:hint="eastAsia"/>
                <w:lang w:val="en-US" w:eastAsia="zh-CN"/>
              </w:rPr>
              <w:t xml:space="preserve">&gt; </w:t>
            </w:r>
            <w:r>
              <w:rPr>
                <w:rFonts w:hint="default"/>
              </w:rPr>
              <w:t>产品型录可以用伸缩布局，让商品栏水平排列成一行一行，并让每一行的商品栏有相同的高度。每一个商品栏本生是一个竖排的伸缩容器，里面内容垂直排列。</w:t>
            </w:r>
          </w:p>
          <w:p>
            <w:pPr>
              <w:pStyle w:val="30"/>
            </w:pPr>
            <w:r>
              <w:rPr>
                <w:rFonts w:hint="eastAsia"/>
                <w:lang w:val="en-US" w:eastAsia="zh-CN"/>
              </w:rPr>
              <w:t xml:space="preserve">&gt; </w:t>
            </w:r>
            <w:r>
              <w:rPr>
                <w:rFonts w:hint="default"/>
              </w:rPr>
              <w:t>在每一个商品栏里，源码里的内容以逻辑顺序排列：品名、叙述、相片，这为语音、非 CSS 浏览器提供了一个恰当的顺序。在一个视觉浏览器上，可以用「</w:t>
            </w:r>
            <w:r>
              <w:rPr>
                <w:rFonts w:hint="default"/>
              </w:rPr>
              <w:fldChar w:fldCharType="begin"/>
            </w:r>
            <w:r>
              <w:rPr>
                <w:rFonts w:hint="default"/>
              </w:rPr>
              <w:instrText xml:space="preserve"> HYPERLINK "https://www.w3.org/html/ig/zh/wiki/Css3-flexbox/zh-hans" \l "order" </w:instrText>
            </w:r>
            <w:r>
              <w:rPr>
                <w:rFonts w:hint="default"/>
              </w:rPr>
              <w:fldChar w:fldCharType="separate"/>
            </w:r>
            <w:r>
              <w:rPr>
                <w:rStyle w:val="21"/>
                <w:rFonts w:ascii="monospace" w:hAnsi="monospace" w:eastAsia="monospace" w:cs="monospace"/>
                <w:b w:val="0"/>
                <w:i w:val="0"/>
                <w:caps w:val="0"/>
                <w:color w:val="0B0080"/>
                <w:spacing w:val="0"/>
                <w:szCs w:val="21"/>
                <w:u w:val="none"/>
                <w:shd w:val="clear" w:fill="F9F9F9"/>
              </w:rPr>
              <w:t>order</w:t>
            </w:r>
            <w:r>
              <w:rPr>
                <w:rFonts w:hint="default"/>
              </w:rPr>
              <w:fldChar w:fldCharType="end"/>
            </w:r>
            <w:r>
              <w:rPr>
                <w:rFonts w:hint="default"/>
              </w:rPr>
              <w:t>」属性来把相片从内容的后面挪到顶部，并用「</w:t>
            </w:r>
            <w:r>
              <w:rPr>
                <w:rFonts w:hint="default"/>
              </w:rPr>
              <w:fldChar w:fldCharType="begin"/>
            </w:r>
            <w:r>
              <w:rPr>
                <w:rFonts w:hint="default"/>
              </w:rPr>
              <w:instrText xml:space="preserve"> HYPERLINK "https://www.w3.org/html/ig/zh/wiki/Css3-flexbox/zh-hans" \l "align-self" </w:instrText>
            </w:r>
            <w:r>
              <w:rPr>
                <w:rFonts w:hint="default"/>
              </w:rPr>
              <w:fldChar w:fldCharType="separate"/>
            </w:r>
            <w:r>
              <w:rPr>
                <w:rStyle w:val="21"/>
                <w:rFonts w:hint="default" w:ascii="monospace" w:hAnsi="monospace" w:eastAsia="monospace" w:cs="monospace"/>
                <w:b w:val="0"/>
                <w:i w:val="0"/>
                <w:caps w:val="0"/>
                <w:color w:val="0B0080"/>
                <w:spacing w:val="0"/>
                <w:szCs w:val="21"/>
                <w:u w:val="none"/>
                <w:shd w:val="clear" w:fill="F9F9F9"/>
              </w:rPr>
              <w:t>align-self</w:t>
            </w:r>
            <w:r>
              <w:rPr>
                <w:rFonts w:hint="default"/>
              </w:rPr>
              <w:fldChar w:fldCharType="end"/>
            </w:r>
            <w:r>
              <w:rPr>
                <w:rFonts w:hint="default"/>
              </w:rPr>
              <w:t>」将相片水平置中。</w:t>
            </w:r>
          </w:p>
          <w:p>
            <w:pPr>
              <w:pStyle w:val="30"/>
            </w:pPr>
            <w:r>
              <w:rPr>
                <w:rFonts w:hint="eastAsia"/>
                <w:lang w:val="en-US" w:eastAsia="zh-CN"/>
              </w:rPr>
              <w:t xml:space="preserve">&gt; </w:t>
            </w:r>
            <w:r>
              <w:rPr>
                <w:rFonts w:hint="default"/>
              </w:rPr>
              <w:t>不管每一个商品的叙述有多高，购买按钮上的</w:t>
            </w:r>
            <w:r>
              <w:rPr>
                <w:rFonts w:hint="default"/>
              </w:rPr>
              <w:fldChar w:fldCharType="begin"/>
            </w:r>
            <w:r>
              <w:rPr>
                <w:rFonts w:hint="default"/>
              </w:rPr>
              <w:instrText xml:space="preserve"> HYPERLINK "https://www.w3.org/html/ig/zh/wiki/Css3-flexbox/zh-hans" \l "auto-margins" </w:instrText>
            </w:r>
            <w:r>
              <w:rPr>
                <w:rFonts w:hint="default"/>
              </w:rPr>
              <w:fldChar w:fldCharType="separate"/>
            </w:r>
            <w:r>
              <w:rPr>
                <w:rStyle w:val="21"/>
                <w:rFonts w:hint="default" w:ascii="sans-serif" w:hAnsi="sans-serif" w:eastAsia="sans-serif" w:cs="sans-serif"/>
                <w:b w:val="0"/>
                <w:i w:val="0"/>
                <w:caps w:val="0"/>
                <w:color w:val="0B0080"/>
                <w:spacing w:val="0"/>
                <w:szCs w:val="21"/>
                <w:u w:val="none"/>
                <w:shd w:val="clear" w:fill="FFFFFF"/>
              </w:rPr>
              <w:t>「</w:t>
            </w:r>
            <w:r>
              <w:rPr>
                <w:rStyle w:val="21"/>
                <w:rFonts w:hint="default" w:ascii="monospace" w:hAnsi="monospace" w:eastAsia="monospace" w:cs="monospace"/>
                <w:b w:val="0"/>
                <w:i w:val="0"/>
                <w:caps w:val="0"/>
                <w:color w:val="0B0080"/>
                <w:spacing w:val="0"/>
                <w:szCs w:val="21"/>
                <w:u w:val="none"/>
                <w:shd w:val="clear" w:fill="F9F9F9"/>
              </w:rPr>
              <w:t>auto</w:t>
            </w:r>
            <w:r>
              <w:rPr>
                <w:rStyle w:val="21"/>
                <w:rFonts w:hint="default" w:ascii="sans-serif" w:hAnsi="sans-serif" w:eastAsia="sans-serif" w:cs="sans-serif"/>
                <w:b w:val="0"/>
                <w:i w:val="0"/>
                <w:caps w:val="0"/>
                <w:color w:val="0B0080"/>
                <w:spacing w:val="0"/>
                <w:szCs w:val="21"/>
                <w:u w:val="none"/>
                <w:shd w:val="clear" w:fill="FFFFFF"/>
              </w:rPr>
              <w:t>」外边距</w:t>
            </w:r>
            <w:r>
              <w:rPr>
                <w:rFonts w:hint="default"/>
              </w:rPr>
              <w:fldChar w:fldCharType="end"/>
            </w:r>
            <w:r>
              <w:rPr>
                <w:rFonts w:hint="default"/>
              </w:rPr>
              <w:t>让按钮总是在商品栏里置底。</w:t>
            </w:r>
          </w:p>
          <w:p>
            <w:pPr>
              <w:pStyle w:val="3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8949"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外层</w:t>
            </w:r>
            <w:r>
              <w:rPr>
                <w:rFonts w:hint="default" w:ascii="Consolas" w:hAnsi="Consolas" w:eastAsia="Consolas" w:cs="Consolas"/>
                <w:b/>
                <w:color w:val="FF6D75"/>
                <w:sz w:val="16"/>
                <w:szCs w:val="16"/>
                <w:shd w:val="clear" w:fill="FFFFFF"/>
              </w:rPr>
              <w:t>flex</w:t>
            </w:r>
            <w:r>
              <w:rPr>
                <w:rFonts w:hint="eastAsia" w:ascii="宋体" w:hAnsi="宋体" w:eastAsia="宋体" w:cs="宋体"/>
                <w:b/>
                <w:color w:val="FF6D75"/>
                <w:sz w:val="16"/>
                <w:szCs w:val="16"/>
                <w:shd w:val="clear" w:fill="FFFFFF"/>
              </w:rPr>
              <w:t>容器</w:t>
            </w:r>
            <w:r>
              <w:rPr>
                <w:rFonts w:hint="default" w:ascii="Consolas" w:hAnsi="Consolas" w:eastAsia="Consolas" w:cs="Consolas"/>
                <w:b/>
                <w:color w:val="FF6D75"/>
                <w:sz w:val="16"/>
                <w:szCs w:val="16"/>
                <w:shd w:val="clear" w:fill="FFFFFF"/>
              </w:rPr>
              <w:t>: row wrap*/</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B51615"/>
                <w:sz w:val="16"/>
                <w:szCs w:val="16"/>
                <w:shd w:val="clear" w:fill="FFFFFF"/>
              </w:rPr>
              <w:t xml:space="preserve">#deals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应为是伸缩布局每一个商品有同样高度</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flex-flow: </w:t>
            </w:r>
            <w:r>
              <w:rPr>
                <w:rFonts w:hint="default" w:ascii="Consolas" w:hAnsi="Consolas" w:eastAsia="Consolas" w:cs="Consolas"/>
                <w:color w:val="00002A"/>
                <w:sz w:val="16"/>
                <w:szCs w:val="16"/>
                <w:shd w:val="clear" w:fill="FFFFFF"/>
              </w:rPr>
              <w:t>row wrap</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让商品折行</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内层</w:t>
            </w:r>
            <w:r>
              <w:rPr>
                <w:rFonts w:hint="default" w:ascii="Consolas" w:hAnsi="Consolas" w:eastAsia="Consolas" w:cs="Consolas"/>
                <w:b/>
                <w:color w:val="FF6D75"/>
                <w:sz w:val="16"/>
                <w:szCs w:val="16"/>
                <w:shd w:val="clear" w:fill="FFFFFF"/>
              </w:rPr>
              <w:t>flex</w:t>
            </w:r>
            <w:r>
              <w:rPr>
                <w:rFonts w:hint="eastAsia" w:ascii="宋体" w:hAnsi="宋体" w:eastAsia="宋体" w:cs="宋体"/>
                <w:b/>
                <w:color w:val="FF6D75"/>
                <w:sz w:val="16"/>
                <w:szCs w:val="16"/>
                <w:shd w:val="clear" w:fill="FFFFFF"/>
              </w:rPr>
              <w:t>容器</w:t>
            </w:r>
            <w:r>
              <w:rPr>
                <w:rFonts w:hint="default" w:ascii="Consolas" w:hAnsi="Consolas" w:eastAsia="Consolas" w:cs="Consolas"/>
                <w:b/>
                <w:color w:val="FF6D75"/>
                <w:sz w:val="16"/>
                <w:szCs w:val="16"/>
                <w:shd w:val="clear" w:fill="FFFFFF"/>
              </w:rPr>
              <w:t xml:space="preserve">: column </w:t>
            </w:r>
            <w:r>
              <w:rPr>
                <w:rFonts w:hint="eastAsia" w:ascii="宋体" w:hAnsi="宋体" w:eastAsia="宋体" w:cs="宋体"/>
                <w:b/>
                <w:color w:val="FF6D75"/>
                <w:sz w:val="16"/>
                <w:szCs w:val="16"/>
                <w:shd w:val="clear" w:fill="FFFFFF"/>
              </w:rPr>
              <w:t>；外层</w:t>
            </w:r>
            <w:r>
              <w:rPr>
                <w:rFonts w:hint="default" w:ascii="Consolas" w:hAnsi="Consolas" w:eastAsia="Consolas" w:cs="Consolas"/>
                <w:b/>
                <w:color w:val="FF6D75"/>
                <w:sz w:val="16"/>
                <w:szCs w:val="16"/>
                <w:shd w:val="clear" w:fill="FFFFFF"/>
              </w:rPr>
              <w:t>flex</w:t>
            </w:r>
            <w:r>
              <w:rPr>
                <w:rFonts w:hint="eastAsia" w:ascii="宋体" w:hAnsi="宋体" w:eastAsia="宋体" w:cs="宋体"/>
                <w:b/>
                <w:color w:val="FF6D75"/>
                <w:sz w:val="16"/>
                <w:szCs w:val="16"/>
                <w:shd w:val="clear" w:fill="FFFFFF"/>
              </w:rPr>
              <w:t>项目 ；</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sale-item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用伸缩布局配置每一个商品的描述</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flex-flow: </w:t>
            </w:r>
            <w:r>
              <w:rPr>
                <w:rFonts w:hint="default" w:ascii="Consolas" w:hAnsi="Consolas" w:eastAsia="Consolas" w:cs="Consolas"/>
                <w:color w:val="00002A"/>
                <w:sz w:val="16"/>
                <w:szCs w:val="16"/>
                <w:shd w:val="clear" w:fill="FFFFFF"/>
              </w:rPr>
              <w:t>column</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垂直配置商品的内容</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flex: </w:t>
            </w:r>
            <w:r>
              <w:rPr>
                <w:rFonts w:hint="default" w:ascii="Consolas" w:hAnsi="Consolas" w:eastAsia="Consolas" w:cs="Consolas"/>
                <w:color w:val="00002A"/>
                <w:sz w:val="16"/>
                <w:szCs w:val="16"/>
                <w:shd w:val="clear" w:fill="FFFFFF"/>
              </w:rPr>
              <w:t>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sale-item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b/>
                <w:color w:val="B51615"/>
                <w:sz w:val="16"/>
                <w:szCs w:val="16"/>
                <w:shd w:val="clear" w:fill="FFFFFF"/>
              </w:rPr>
              <w:t xml:space="preserve">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将图像挪到其他内容之前（视觉顺序）</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align-self: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在侧轴（水平向）置中图像</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sale-item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b/>
                <w:color w:val="B51615"/>
                <w:sz w:val="16"/>
                <w:szCs w:val="16"/>
                <w:shd w:val="clear" w:fill="FFFFFF"/>
              </w:rPr>
              <w:t xml:space="preserve">button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margin-top: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自动顶端外边距让按钮置底</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'deals'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'sale-item'</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标题</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说明</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电脑</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屏幕</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键盘</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鼠标</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下单！</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'sale-item'</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标题 标题标题 标题标题 标题标题 标题</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说明</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电脑</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下单！</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'sale-item'</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标题 标题标题 标题标题 标题标题 标题</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说明</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电脑</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下单！</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eastAsia"/>
                <w:sz w:val="6"/>
                <w:szCs w:val="1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8949" w:type="dxa"/>
            <w:gridSpan w:val="2"/>
            <w:vAlign w:val="top"/>
          </w:tcPr>
          <w:p>
            <w:r>
              <w:drawing>
                <wp:inline distT="0" distB="0" distL="114300" distR="114300">
                  <wp:extent cx="28575" cy="28575"/>
                  <wp:effectExtent l="0" t="0" r="9525" b="9525"/>
                  <wp:docPr id="11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9"/>
                          <pic:cNvPicPr>
                            <a:picLocks noChangeAspect="1"/>
                          </pic:cNvPicPr>
                        </pic:nvPicPr>
                        <pic:blipFill>
                          <a:blip r:embed="rId43"/>
                          <a:stretch>
                            <a:fillRect/>
                          </a:stretch>
                        </pic:blipFill>
                        <pic:spPr>
                          <a:xfrm>
                            <a:off x="0" y="0"/>
                            <a:ext cx="28575" cy="28575"/>
                          </a:xfrm>
                          <a:prstGeom prst="rect">
                            <a:avLst/>
                          </a:prstGeom>
                          <a:noFill/>
                          <a:ln w="9525">
                            <a:noFill/>
                          </a:ln>
                        </pic:spPr>
                      </pic:pic>
                    </a:graphicData>
                  </a:graphic>
                </wp:inline>
              </w:drawing>
            </w:r>
            <w:r>
              <w:drawing>
                <wp:inline distT="0" distB="0" distL="114300" distR="114300">
                  <wp:extent cx="5541645" cy="1979295"/>
                  <wp:effectExtent l="0" t="0" r="1905" b="1905"/>
                  <wp:docPr id="11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0"/>
                          <pic:cNvPicPr>
                            <a:picLocks noChangeAspect="1"/>
                          </pic:cNvPicPr>
                        </pic:nvPicPr>
                        <pic:blipFill>
                          <a:blip r:embed="rId44"/>
                          <a:srcRect b="23170"/>
                          <a:stretch>
                            <a:fillRect/>
                          </a:stretch>
                        </pic:blipFill>
                        <pic:spPr>
                          <a:xfrm>
                            <a:off x="0" y="0"/>
                            <a:ext cx="5541645" cy="1979295"/>
                          </a:xfrm>
                          <a:prstGeom prst="rect">
                            <a:avLst/>
                          </a:prstGeom>
                          <a:noFill/>
                          <a:ln w="9525">
                            <a:noFill/>
                          </a:ln>
                        </pic:spPr>
                      </pic:pic>
                    </a:graphicData>
                  </a:graphic>
                </wp:inline>
              </w:drawing>
            </w:r>
          </w:p>
          <w:p>
            <w:pPr>
              <w:rPr>
                <w:rFonts w:hint="eastAsia"/>
                <w:lang w:eastAsia="zh-CN"/>
              </w:rPr>
            </w:pPr>
            <w:r>
              <w:rPr>
                <w:rFonts w:hint="eastAsia"/>
                <w:lang w:val="en-US" w:eastAsia="zh-CN"/>
              </w:rPr>
              <w:t xml:space="preserve">&gt; </w:t>
            </w:r>
            <w:r>
              <w:rPr>
                <w:rFonts w:hint="eastAsia"/>
                <w:lang w:eastAsia="zh-CN"/>
              </w:rPr>
              <w:t>按钮处于底部</w:t>
            </w:r>
          </w:p>
          <w:p>
            <w:pPr>
              <w:rPr>
                <w:rFonts w:hint="eastAsia"/>
                <w:lang w:val="en-US" w:eastAsia="zh-CN"/>
              </w:rPr>
            </w:pPr>
            <w:r>
              <w:rPr>
                <w:rFonts w:hint="eastAsia"/>
                <w:lang w:val="en-US" w:eastAsia="zh-CN"/>
              </w:rPr>
              <w:t>&gt; flex嵌套使用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8949" w:type="dxa"/>
            <w:gridSpan w:val="2"/>
            <w:vAlign w:val="top"/>
          </w:tcPr>
          <w:p>
            <w:pPr>
              <w:rPr>
                <w:rFonts w:hint="eastAsia"/>
                <w:lang w:val="en-US" w:eastAsia="zh-CN"/>
              </w:rPr>
            </w:pPr>
            <w:r>
              <w:rPr>
                <w:rFonts w:hint="eastAsia"/>
              </w:rPr>
              <w:t>Flexbox Tester</w:t>
            </w:r>
            <w:r>
              <w:rPr>
                <w:rFonts w:hint="eastAsia"/>
                <w:lang w:val="en-US" w:eastAsia="zh-CN"/>
              </w:rPr>
              <w:t xml:space="preserve"> 【</w:t>
            </w:r>
            <w:r>
              <w:rPr>
                <w:rFonts w:hint="eastAsia"/>
              </w:rPr>
              <w:t>Understand how to calculate the width of flex items.</w:t>
            </w:r>
            <w:r>
              <w:rPr>
                <w:rFonts w:hint="eastAsia"/>
                <w:lang w:val="en-US" w:eastAsia="zh-CN"/>
              </w:rPr>
              <w:t>】</w:t>
            </w:r>
          </w:p>
          <w:p>
            <w:pPr>
              <w:rPr>
                <w:rFonts w:hint="eastAsia"/>
                <w:lang w:eastAsia="zh-CN"/>
              </w:rPr>
            </w:pPr>
            <w:r>
              <w:rPr>
                <w:rFonts w:hint="eastAsia"/>
                <w:lang w:eastAsia="zh-CN"/>
              </w:rPr>
              <w:fldChar w:fldCharType="begin"/>
            </w:r>
            <w:r>
              <w:rPr>
                <w:rFonts w:hint="eastAsia"/>
                <w:lang w:eastAsia="zh-CN"/>
              </w:rPr>
              <w:instrText xml:space="preserve"> HYPERLINK "https://www.madebymike.com.au/demos/flexbox-tester/" </w:instrText>
            </w:r>
            <w:r>
              <w:rPr>
                <w:rFonts w:hint="eastAsia"/>
                <w:lang w:eastAsia="zh-CN"/>
              </w:rPr>
              <w:fldChar w:fldCharType="separate"/>
            </w:r>
            <w:r>
              <w:rPr>
                <w:rStyle w:val="21"/>
                <w:rFonts w:hint="eastAsia"/>
                <w:lang w:eastAsia="zh-CN"/>
              </w:rPr>
              <w:t>https://www.madebymike.com.au/demos/flexbox-tester/</w:t>
            </w:r>
            <w:r>
              <w:rPr>
                <w:rFonts w:hint="eastAsia"/>
                <w:lang w:eastAsia="zh-CN"/>
              </w:rPr>
              <w:fldChar w:fldCharType="end"/>
            </w:r>
          </w:p>
          <w:p>
            <w:pPr>
              <w:rPr>
                <w:rFonts w:hint="eastAsia"/>
                <w:lang w:eastAsia="zh-CN"/>
              </w:rPr>
            </w:pPr>
          </w:p>
          <w:p>
            <w:pPr>
              <w:rPr>
                <w:rFonts w:hint="eastAsia"/>
                <w:lang w:eastAsia="zh-CN"/>
              </w:rPr>
            </w:pPr>
            <w:r>
              <w:rPr>
                <w:rFonts w:hint="eastAsia"/>
                <w:lang w:eastAsia="zh-CN"/>
              </w:rPr>
              <w:t>口诀：</w:t>
            </w:r>
          </w:p>
          <w:p>
            <w:pPr>
              <w:rPr>
                <w:rFonts w:hint="eastAsia"/>
              </w:rPr>
            </w:pPr>
            <w:r>
              <w:rPr>
                <w:rFonts w:hint="eastAsia"/>
              </w:rPr>
              <w:fldChar w:fldCharType="begin"/>
            </w:r>
            <w:r>
              <w:rPr>
                <w:rFonts w:hint="eastAsia"/>
              </w:rPr>
              <w:instrText xml:space="preserve"> HYPERLINK "http://weibo.com/1712131295/CoRnElNkZ?ref=collection&amp;type=comment#_rnd1504706629430" </w:instrText>
            </w:r>
            <w:r>
              <w:rPr>
                <w:rFonts w:hint="eastAsia"/>
              </w:rPr>
              <w:fldChar w:fldCharType="separate"/>
            </w:r>
            <w:r>
              <w:rPr>
                <w:rStyle w:val="21"/>
                <w:rFonts w:hint="eastAsia" w:ascii="宋体" w:hAnsi="宋体" w:eastAsia="宋体" w:cs="宋体"/>
                <w:szCs w:val="24"/>
              </w:rPr>
              <w:t>http://weibo.com/1712131295/CoRnElNkZ?ref=collection&amp;type=comment#_rnd1504706629430</w:t>
            </w:r>
            <w:r>
              <w:rPr>
                <w:rFonts w:hint="eastAsia"/>
              </w:rPr>
              <w:fldChar w:fldCharType="end"/>
            </w:r>
          </w:p>
          <w:p>
            <w:pPr>
              <w:rPr>
                <w:rFonts w:hint="eastAsia"/>
              </w:rPr>
            </w:pPr>
          </w:p>
          <w:p>
            <w:r>
              <w:drawing>
                <wp:inline distT="0" distB="0" distL="114300" distR="114300">
                  <wp:extent cx="2065020" cy="1550670"/>
                  <wp:effectExtent l="0" t="0" r="1143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5"/>
                          <a:stretch>
                            <a:fillRect/>
                          </a:stretch>
                        </pic:blipFill>
                        <pic:spPr>
                          <a:xfrm>
                            <a:off x="0" y="0"/>
                            <a:ext cx="2065020" cy="1550670"/>
                          </a:xfrm>
                          <a:prstGeom prst="rect">
                            <a:avLst/>
                          </a:prstGeom>
                          <a:noFill/>
                          <a:ln w="9525">
                            <a:noFill/>
                          </a:ln>
                        </pic:spPr>
                      </pic:pic>
                    </a:graphicData>
                  </a:graphic>
                </wp:inline>
              </w:drawing>
            </w:r>
            <w:r>
              <w:drawing>
                <wp:inline distT="0" distB="0" distL="114300" distR="114300">
                  <wp:extent cx="2069465" cy="1553845"/>
                  <wp:effectExtent l="0" t="0" r="6985"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6"/>
                          <a:stretch>
                            <a:fillRect/>
                          </a:stretch>
                        </pic:blipFill>
                        <pic:spPr>
                          <a:xfrm>
                            <a:off x="0" y="0"/>
                            <a:ext cx="2069465" cy="1553845"/>
                          </a:xfrm>
                          <a:prstGeom prst="rect">
                            <a:avLst/>
                          </a:prstGeom>
                          <a:noFill/>
                          <a:ln w="9525">
                            <a:noFill/>
                          </a:ln>
                        </pic:spPr>
                      </pic:pic>
                    </a:graphicData>
                  </a:graphic>
                </wp:inline>
              </w:drawing>
            </w:r>
          </w:p>
          <w:p>
            <w:r>
              <w:drawing>
                <wp:inline distT="0" distB="0" distL="114300" distR="114300">
                  <wp:extent cx="2148205" cy="1612265"/>
                  <wp:effectExtent l="0" t="0" r="4445" b="698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47"/>
                          <a:stretch>
                            <a:fillRect/>
                          </a:stretch>
                        </pic:blipFill>
                        <pic:spPr>
                          <a:xfrm>
                            <a:off x="0" y="0"/>
                            <a:ext cx="2148205" cy="1612265"/>
                          </a:xfrm>
                          <a:prstGeom prst="rect">
                            <a:avLst/>
                          </a:prstGeom>
                          <a:noFill/>
                          <a:ln w="9525">
                            <a:noFill/>
                          </a:ln>
                        </pic:spPr>
                      </pic:pic>
                    </a:graphicData>
                  </a:graphic>
                </wp:inline>
              </w:drawing>
            </w:r>
            <w:r>
              <w:drawing>
                <wp:inline distT="0" distB="0" distL="114300" distR="114300">
                  <wp:extent cx="2289175" cy="1719580"/>
                  <wp:effectExtent l="0" t="0" r="15875" b="1397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48"/>
                          <a:stretch>
                            <a:fillRect/>
                          </a:stretch>
                        </pic:blipFill>
                        <pic:spPr>
                          <a:xfrm>
                            <a:off x="0" y="0"/>
                            <a:ext cx="2289175" cy="1719580"/>
                          </a:xfrm>
                          <a:prstGeom prst="rect">
                            <a:avLst/>
                          </a:prstGeom>
                          <a:noFill/>
                          <a:ln w="9525">
                            <a:noFill/>
                          </a:ln>
                        </pic:spPr>
                      </pic:pic>
                    </a:graphicData>
                  </a:graphic>
                </wp:inline>
              </w:drawing>
            </w:r>
          </w:p>
          <w:p>
            <w:r>
              <w:drawing>
                <wp:inline distT="0" distB="0" distL="114300" distR="114300">
                  <wp:extent cx="1941195" cy="1457960"/>
                  <wp:effectExtent l="0" t="0" r="1905" b="889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49"/>
                          <a:stretch>
                            <a:fillRect/>
                          </a:stretch>
                        </pic:blipFill>
                        <pic:spPr>
                          <a:xfrm>
                            <a:off x="0" y="0"/>
                            <a:ext cx="1941195" cy="1457960"/>
                          </a:xfrm>
                          <a:prstGeom prst="rect">
                            <a:avLst/>
                          </a:prstGeom>
                          <a:noFill/>
                          <a:ln w="9525">
                            <a:noFill/>
                          </a:ln>
                        </pic:spPr>
                      </pic:pic>
                    </a:graphicData>
                  </a:graphic>
                </wp:inline>
              </w:drawing>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8949" w:type="dxa"/>
            <w:gridSpan w:val="2"/>
            <w:vAlign w:val="top"/>
          </w:tcPr>
          <w:p>
            <w:pPr>
              <w:rPr>
                <w:rFonts w:hint="eastAsia"/>
                <w:lang w:val="en-US" w:eastAsia="zh-CN"/>
              </w:rPr>
            </w:pPr>
            <w:r>
              <w:rPr>
                <w:rFonts w:hint="eastAsia"/>
                <w:lang w:val="en-US" w:eastAsia="zh-CN"/>
              </w:rPr>
              <w:t>关于flex的练习</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"http://flexboxfroggy.com/" </w:instrText>
            </w:r>
            <w:r>
              <w:rPr>
                <w:rFonts w:hint="eastAsia"/>
                <w:lang w:val="en-US" w:eastAsia="zh-CN"/>
              </w:rPr>
              <w:fldChar w:fldCharType="separate"/>
            </w:r>
            <w:r>
              <w:rPr>
                <w:rStyle w:val="21"/>
                <w:rFonts w:hint="eastAsia"/>
                <w:lang w:val="en-US" w:eastAsia="zh-CN"/>
              </w:rPr>
              <w:t>http://flexboxfroggy.com/</w:t>
            </w:r>
            <w:r>
              <w:rPr>
                <w:rFonts w:hint="eastAsia"/>
                <w:lang w:val="en-US" w:eastAsia="zh-CN"/>
              </w:rPr>
              <w:fldChar w:fldCharType="end"/>
            </w:r>
          </w:p>
          <w:p>
            <w:pPr>
              <w:rPr>
                <w:rFonts w:hint="eastAsia"/>
                <w:lang w:val="en-US" w:eastAsia="zh-CN"/>
              </w:rPr>
            </w:pPr>
          </w:p>
        </w:tc>
      </w:tr>
    </w:tbl>
    <w:p>
      <w:pPr>
        <w:pStyle w:val="35"/>
        <w:rPr>
          <w:rFonts w:hint="eastAsia"/>
          <w:lang w:val="en-US" w:eastAsia="zh-CN"/>
        </w:rPr>
      </w:pPr>
      <w:bookmarkStart w:id="44" w:name="_Toc7805"/>
      <w:r>
        <w:rPr>
          <w:rFonts w:hint="eastAsia"/>
          <w:lang w:val="en-US" w:eastAsia="zh-CN"/>
        </w:rPr>
        <w:t>grid布局</w:t>
      </w:r>
      <w:bookmarkEnd w:id="44"/>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4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2"/>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设定</w:t>
            </w:r>
            <w:r>
              <w:rPr>
                <w:rFonts w:hint="default" w:ascii="Consolas" w:hAnsi="Consolas" w:eastAsia="Consolas" w:cs="Consolas"/>
                <w:color w:val="000000"/>
                <w:sz w:val="16"/>
                <w:szCs w:val="16"/>
                <w:shd w:val="clear" w:fill="FFFFFF"/>
              </w:rPr>
              <w:t>columns</w:t>
            </w:r>
            <w:r>
              <w:rPr>
                <w:rFonts w:hint="eastAsia" w:ascii="宋体" w:hAnsi="宋体" w:eastAsia="宋体" w:cs="宋体"/>
                <w:color w:val="000000"/>
                <w:sz w:val="16"/>
                <w:szCs w:val="16"/>
                <w:shd w:val="clear" w:fill="FFFFFF"/>
              </w:rPr>
              <w:t>（列）和</w:t>
            </w:r>
            <w:r>
              <w:rPr>
                <w:rFonts w:hint="default" w:ascii="Consolas" w:hAnsi="Consolas" w:eastAsia="Consolas" w:cs="Consolas"/>
                <w:color w:val="000000"/>
                <w:sz w:val="16"/>
                <w:szCs w:val="16"/>
                <w:shd w:val="clear" w:fill="FFFFFF"/>
              </w:rPr>
              <w:t>rows</w:t>
            </w:r>
            <w:r>
              <w:rPr>
                <w:rFonts w:hint="eastAsia" w:ascii="宋体" w:hAnsi="宋体" w:eastAsia="宋体" w:cs="宋体"/>
                <w:color w:val="000000"/>
                <w:sz w:val="16"/>
                <w:szCs w:val="16"/>
                <w:shd w:val="clear" w:fill="FFFFFF"/>
              </w:rPr>
              <w:t>（行）的大小规格</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#grid-example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grid;</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grid-rows: 30px 5em auto;</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grid-columns: auto 70px 2fr 1fr;</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上面的代码会向我们呈现四行三列的网格。</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第一行的高度将会是</w:t>
            </w:r>
            <w:r>
              <w:rPr>
                <w:rFonts w:hint="default" w:ascii="Consolas" w:hAnsi="Consolas" w:eastAsia="Consolas" w:cs="Consolas"/>
                <w:color w:val="000000"/>
                <w:sz w:val="16"/>
                <w:szCs w:val="16"/>
                <w:shd w:val="clear" w:fill="FFFFFF"/>
              </w:rPr>
              <w:t>30px</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第二行的高度将会是</w:t>
            </w:r>
            <w:r>
              <w:rPr>
                <w:rFonts w:hint="default" w:ascii="Consolas" w:hAnsi="Consolas" w:eastAsia="Consolas" w:cs="Consolas"/>
                <w:color w:val="000000"/>
                <w:sz w:val="16"/>
                <w:szCs w:val="16"/>
                <w:shd w:val="clear" w:fill="FFFFFF"/>
              </w:rPr>
              <w:t>5em</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第三行的高度根据剩下的空间大小自动调整</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第一列的宽度根据剩下的空间大小自动调整</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第二列的宽度是</w:t>
            </w:r>
            <w:r>
              <w:rPr>
                <w:rFonts w:hint="default" w:ascii="Consolas" w:hAnsi="Consolas" w:eastAsia="Consolas" w:cs="Consolas"/>
                <w:color w:val="000000"/>
                <w:sz w:val="16"/>
                <w:szCs w:val="16"/>
                <w:shd w:val="clear" w:fill="FFFFFF"/>
              </w:rPr>
              <w:t>70px</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第三列的宽度将会是剩余宽度的三分之二</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第四列的宽度讲会是剩余宽度的三分之一</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现在我们也可以在我们的网格中为子级定制特别的位置。如果我们希望我们的子级元素位于第一行，第二列，我们就可以这么干，看代码：</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#griditem1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-ms-grid-row: 1;</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-ms-grid-column: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记住，这个跟</w:t>
            </w:r>
            <w:r>
              <w:rPr>
                <w:rFonts w:hint="default" w:ascii="Consolas" w:hAnsi="Consolas" w:eastAsia="Consolas" w:cs="Consolas"/>
                <w:color w:val="000000"/>
                <w:sz w:val="16"/>
                <w:szCs w:val="16"/>
                <w:shd w:val="clear" w:fill="FFFFFF"/>
              </w:rPr>
              <w:t>Flexbox</w:t>
            </w:r>
            <w:r>
              <w:rPr>
                <w:rFonts w:hint="eastAsia" w:ascii="宋体" w:hAnsi="宋体" w:eastAsia="宋体" w:cs="宋体"/>
                <w:color w:val="000000"/>
                <w:sz w:val="16"/>
                <w:szCs w:val="16"/>
                <w:shd w:val="clear" w:fill="FFFFFF"/>
              </w:rPr>
              <w:t>差不多，我们的子级元素需要被定义为网格元素的子级。还有，我们如果希望元素跨行显示，那么我们就可以使用</w:t>
            </w:r>
            <w:r>
              <w:rPr>
                <w:rFonts w:hint="default" w:ascii="Consolas" w:hAnsi="Consolas" w:eastAsia="Consolas" w:cs="Consolas"/>
                <w:color w:val="000000"/>
                <w:sz w:val="16"/>
                <w:szCs w:val="16"/>
                <w:shd w:val="clear" w:fill="FFFFFF"/>
              </w:rPr>
              <w:t>grid-row-span</w:t>
            </w:r>
            <w:r>
              <w:rPr>
                <w:rFonts w:hint="eastAsia" w:ascii="宋体" w:hAnsi="宋体" w:eastAsia="宋体" w:cs="宋体"/>
                <w:color w:val="000000"/>
                <w:sz w:val="16"/>
                <w:szCs w:val="16"/>
                <w:shd w:val="clear" w:fill="FFFFFF"/>
              </w:rPr>
              <w:t>，看代码！</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#griditem1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-ms-grid-row: 1;</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-ms-grid-column: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-ms-grid-row-span: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而且我们还可以通过使用</w:t>
            </w:r>
            <w:r>
              <w:rPr>
                <w:rFonts w:hint="default" w:ascii="Consolas" w:hAnsi="Consolas" w:eastAsia="Consolas" w:cs="Consolas"/>
                <w:color w:val="000000"/>
                <w:sz w:val="16"/>
                <w:szCs w:val="16"/>
                <w:shd w:val="clear" w:fill="FFFFFF"/>
              </w:rPr>
              <w:t>grid-row-align</w:t>
            </w:r>
            <w:r>
              <w:rPr>
                <w:rFonts w:hint="eastAsia" w:ascii="宋体" w:hAnsi="宋体" w:eastAsia="宋体" w:cs="宋体"/>
                <w:color w:val="000000"/>
                <w:sz w:val="16"/>
                <w:szCs w:val="16"/>
                <w:shd w:val="clear" w:fill="FFFFFF"/>
              </w:rPr>
              <w:t>和</w:t>
            </w:r>
            <w:r>
              <w:rPr>
                <w:rFonts w:hint="default" w:ascii="Consolas" w:hAnsi="Consolas" w:eastAsia="Consolas" w:cs="Consolas"/>
                <w:color w:val="000000"/>
                <w:sz w:val="16"/>
                <w:szCs w:val="16"/>
                <w:shd w:val="clear" w:fill="FFFFFF"/>
              </w:rPr>
              <w:t>grid-colum-align</w:t>
            </w:r>
            <w:r>
              <w:rPr>
                <w:rFonts w:hint="eastAsia" w:ascii="宋体" w:hAnsi="宋体" w:eastAsia="宋体" w:cs="宋体"/>
                <w:color w:val="000000"/>
                <w:sz w:val="16"/>
                <w:szCs w:val="16"/>
                <w:shd w:val="clear" w:fill="FFFFFF"/>
              </w:rPr>
              <w:t>来排列元素。这些属性能够是你定义内容在行列当中居中显示，你还可以在水平或者垂直对其排列元素。举个例子吧，如果要使元素在栏目中居中显示，我们可以这样干：</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#griditem1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-ms-grid-row: 1;</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-ms-grid-column: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-ms-grid-column-align: center;</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grid-template-columns: </w:t>
            </w:r>
            <w:r>
              <w:rPr>
                <w:rFonts w:hint="default" w:ascii="Consolas" w:hAnsi="Consolas" w:eastAsia="Consolas" w:cs="Consolas"/>
                <w:color w:val="B51615"/>
                <w:sz w:val="16"/>
                <w:szCs w:val="16"/>
                <w:shd w:val="clear" w:fill="FFFFFF"/>
              </w:rPr>
              <w:t> 100px 50px 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grid-template-rows: </w:t>
            </w:r>
            <w:r>
              <w:rPr>
                <w:rFonts w:hint="default" w:ascii="Consolas" w:hAnsi="Consolas" w:eastAsia="Consolas" w:cs="Consolas"/>
                <w:color w:val="B51615"/>
                <w:sz w:val="16"/>
                <w:szCs w:val="16"/>
                <w:shd w:val="clear" w:fill="FFFFFF"/>
              </w:rPr>
              <w:t> 80px auto 80px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grid-column-gap: </w:t>
            </w:r>
            <w:r>
              <w:rPr>
                <w:rFonts w:hint="default" w:ascii="Consolas" w:hAnsi="Consolas" w:eastAsia="Consolas" w:cs="Consolas"/>
                <w:color w:val="B51615"/>
                <w:sz w:val="16"/>
                <w:szCs w:val="16"/>
                <w:shd w:val="clear" w:fill="FFFFFF"/>
              </w:rPr>
              <w:t> 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grid-row-gap: </w:t>
            </w:r>
            <w:r>
              <w:rPr>
                <w:rFonts w:hint="default" w:ascii="Consolas" w:hAnsi="Consolas" w:eastAsia="Consolas" w:cs="Consolas"/>
                <w:color w:val="B51615"/>
                <w:sz w:val="16"/>
                <w:szCs w:val="16"/>
                <w:shd w:val="clear" w:fill="FFFFFF"/>
              </w:rPr>
              <w:t> 15px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rPr>
                <w:rFonts w:hint="default"/>
                <w:sz w:val="11"/>
                <w:szCs w:val="15"/>
              </w:rPr>
            </w:pPr>
          </w:p>
        </w:tc>
        <w:tc>
          <w:tcPr>
            <w:tcW w:w="4475" w:type="dxa"/>
            <w:vAlign w:val="top"/>
          </w:tcPr>
          <w:p>
            <w:r>
              <w:fldChar w:fldCharType="begin"/>
            </w:r>
            <w:r>
              <w:instrText xml:space="preserve">INCLUDEPICTURE \d "http://www.w3cplus.com/sites/default/files/blogs/2016/1604/grid-column-row-gap.png" \* MERGEFORMATINET </w:instrText>
            </w:r>
            <w:r>
              <w:fldChar w:fldCharType="separate"/>
            </w:r>
            <w:r>
              <w:drawing>
                <wp:inline distT="0" distB="0" distL="114300" distR="114300">
                  <wp:extent cx="2364105" cy="2004695"/>
                  <wp:effectExtent l="0" t="0" r="17145" b="14605"/>
                  <wp:docPr id="112"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1" descr="IMG_256"/>
                          <pic:cNvPicPr>
                            <a:picLocks noChangeAspect="1"/>
                          </pic:cNvPicPr>
                        </pic:nvPicPr>
                        <pic:blipFill>
                          <a:blip r:embed="rId50"/>
                          <a:stretch>
                            <a:fillRect/>
                          </a:stretch>
                        </pic:blipFill>
                        <pic:spPr>
                          <a:xfrm>
                            <a:off x="0" y="0"/>
                            <a:ext cx="2364105" cy="2004695"/>
                          </a:xfrm>
                          <a:prstGeom prst="rect">
                            <a:avLst/>
                          </a:prstGeom>
                          <a:noFill/>
                          <a:ln w="9525">
                            <a:noFill/>
                          </a:ln>
                        </pic:spPr>
                      </pic:pic>
                    </a:graphicData>
                  </a:graphic>
                </wp:inline>
              </w:drawing>
            </w:r>
            <w:r>
              <w:fldChar w:fldCharType="end"/>
            </w:r>
          </w:p>
        </w:tc>
      </w:tr>
      <w:bookmarkEnd w:id="22"/>
      <w:bookmarkEnd w:id="23"/>
      <w:bookmarkEnd w:id="24"/>
      <w:bookmarkEnd w:id="25"/>
      <w:bookmarkEnd w:id="26"/>
      <w:bookmarkEnd w:id="27"/>
      <w:bookmarkEnd w:id="28"/>
    </w:tbl>
    <w:p>
      <w:pPr>
        <w:rPr>
          <w:rFonts w:hint="eastAsia"/>
          <w:lang w:val="en-US" w:eastAsia="zh-CN"/>
        </w:rPr>
      </w:pPr>
    </w:p>
    <w:sectPr>
      <w:pgSz w:w="11906" w:h="31465"/>
      <w:pgMar w:top="624" w:right="624" w:bottom="624" w:left="624" w:header="851" w:footer="992" w:gutter="0"/>
      <w:pgBorders>
        <w:top w:val="none" w:sz="0" w:space="0"/>
        <w:left w:val="none" w:sz="0" w:space="0"/>
        <w:bottom w:val="none" w:sz="0" w:space="0"/>
        <w:right w:val="none" w:sz="0" w:space="0"/>
      </w:pgBorders>
      <w:cols w:space="720" w:num="1"/>
      <w:rtlGutter w:val="0"/>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341">
      <wne:acd wne:acdName="acd0"/>
    </wne:keymap>
    <wne:keymap wne:kcmPrimary="0333">
      <wne:acd wne:acdName="acd1"/>
    </wne:keymap>
    <wne:keymap wne:kcmPrimary="0332">
      <wne:acd wne:acdName="acd2"/>
    </wne:keymap>
    <wne:keymap wne:kcmPrimary="0353">
      <wne:acd wne:acdName="acd3"/>
    </wne:keymap>
    <wne:keymap wne:kcmPrimary="0344">
      <wne:acd wne:acdName="acd4"/>
    </wne:keymap>
    <wne:keymap wne:kcmPrimary="0346">
      <wne:acd wne:acdName="acd5"/>
    </wne:keymap>
    <wne:keymap wne:kcmPrimary="0330">
      <wne:acd wne:acdName="acd6"/>
    </wne:keymap>
    <wne:keymap wne:kcmPrimary="0331">
      <wne:acd wne:acdName="acd7"/>
    </wne:keymap>
    <wne:keymap wne:kcmPrimary="0343">
      <wne:acd wne:acdName="acd8"/>
    </wne:keymap>
    <wne:keymap wne:kcmPrimary="0348">
      <wne:acd wne:acdName="acd9"/>
    </wne:keymap>
  </wne:keymaps>
  <wne:acds>
    <wne:acd wne:argValue="AQAAAAAA" wne:acdName="acd0" wne:fciIndexBasedOn="0065"/>
    <wne:acd wne:argValue="AgBjayAAQwA=" wne:acdName="acd1" wne:fciIndexBasedOn="0065"/>
    <wne:acd wne:argValue="AgBjayAAQgA=" wne:acdName="acd2" wne:fciIndexBasedOn="0065"/>
    <wne:acd wne:argValue="AgBja4dlIAAgACAAAJAyAA==" wne:acdName="acd3" wne:fciIndexBasedOn="0065"/>
    <wne:acd wne:argValue="AgAtTiAAIAAgAAtOElK/fiAAIACXfA==" wne:acdName="acd4" wne:fciIndexBasedOn="0065"/>
    <wne:acd wne:argValue="AgAtTiAAIAAgAAtOElK/fiAAIAAAkDIAIAAgAJd8" wne:acdName="acd5" wne:fciIndexBasedOn="0065"/>
    <wne:acd wne:argValue="AgAtTiAAIAAGUpSWJns9AD0APQA9AD0APQA9AD0APQA9AD0APQA9AD0APQA9AD0APQA9AD0APQA9AD0APQA9AD0APQA9AD0APQA9AD0APQA9AD0APQA9AD0APQA9AD0APQA9AD0APQA9AD0APQA9AD0APQA9AD0APQA9AD0APQA9AD0APQA9AD0APQA9AA==" wne:acdName="acd6" wne:fciIndexBasedOn="0065"/>
    <wne:acd wne:argValue="AgBjayAAQQA=" wne:acdName="acd7" wne:fciIndexBasedOn="0065"/>
    <wne:acd wne:argValue="AgAtTiAAIADjTgF4" wne:acdName="acd8" wne:fciIndexBasedOn="0065"/>
    <wne:acd wne:argValue="AQAAAFU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2FC5D"/>
    <w:multiLevelType w:val="multilevel"/>
    <w:tmpl w:val="56D2FC5D"/>
    <w:lvl w:ilvl="0" w:tentative="0">
      <w:start w:val="1"/>
      <w:numFmt w:val="decimal"/>
      <w:pStyle w:val="2"/>
      <w:lvlText w:val="%1."/>
      <w:lvlJc w:val="left"/>
      <w:pPr>
        <w:tabs>
          <w:tab w:val="left" w:pos="432"/>
        </w:tabs>
        <w:ind w:left="432" w:hanging="432"/>
      </w:pPr>
      <w:rPr>
        <w:rFonts w:hint="default"/>
      </w:rPr>
    </w:lvl>
    <w:lvl w:ilvl="1" w:tentative="0">
      <w:start w:val="1"/>
      <w:numFmt w:val="none"/>
      <w:pStyle w:val="3"/>
      <w:lvlText w:val=""/>
      <w:lvlJc w:val="left"/>
      <w:pPr>
        <w:tabs>
          <w:tab w:val="left" w:pos="575"/>
        </w:tabs>
        <w:ind w:left="575" w:hanging="575"/>
      </w:pPr>
      <w:rPr>
        <w:rFonts w:hint="default" w:ascii="宋体" w:hAnsi="宋体" w:eastAsia="宋体" w:cs="宋体"/>
      </w:rPr>
    </w:lvl>
    <w:lvl w:ilvl="2" w:tentative="0">
      <w:start w:val="1"/>
      <w:numFmt w:val="none"/>
      <w:pStyle w:val="4"/>
      <w:lvlText w:val=""/>
      <w:lvlJc w:val="left"/>
      <w:pPr>
        <w:tabs>
          <w:tab w:val="left" w:pos="720"/>
        </w:tabs>
        <w:ind w:left="720" w:hanging="720"/>
      </w:pPr>
      <w:rPr>
        <w:rFonts w:hint="default" w:ascii="宋体" w:hAnsi="宋体" w:eastAsia="宋体" w:cs="宋体"/>
      </w:rPr>
    </w:lvl>
    <w:lvl w:ilvl="3" w:tentative="0">
      <w:start w:val="1"/>
      <w:numFmt w:val="decimal"/>
      <w:pStyle w:val="5"/>
      <w:lvlText w:val="%4."/>
      <w:lvlJc w:val="left"/>
      <w:pPr>
        <w:tabs>
          <w:tab w:val="left" w:pos="864"/>
        </w:tabs>
        <w:ind w:left="864" w:hanging="864"/>
      </w:pPr>
      <w:rPr>
        <w:rFonts w:hint="default" w:ascii="宋体" w:hAnsi="宋体" w:eastAsia="宋体" w:cs="宋体"/>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1"/>
        </w:tabs>
        <w:ind w:left="1151" w:hanging="1151"/>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3"/>
        </w:tabs>
        <w:ind w:left="1583" w:hanging="1583"/>
      </w:pPr>
      <w:rPr>
        <w:rFonts w:hint="default"/>
      </w:rPr>
    </w:lvl>
  </w:abstractNum>
  <w:abstractNum w:abstractNumId="1">
    <w:nsid w:val="57541CBD"/>
    <w:multiLevelType w:val="singleLevel"/>
    <w:tmpl w:val="57541CBD"/>
    <w:lvl w:ilvl="0" w:tentative="0">
      <w:start w:val="1"/>
      <w:numFmt w:val="none"/>
      <w:pStyle w:val="26"/>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2">
    <w:nsid w:val="57541D26"/>
    <w:multiLevelType w:val="singleLevel"/>
    <w:tmpl w:val="57541D26"/>
    <w:lvl w:ilvl="0" w:tentative="0">
      <w:start w:val="1"/>
      <w:numFmt w:val="none"/>
      <w:pStyle w:val="31"/>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3">
    <w:nsid w:val="58C02EEA"/>
    <w:multiLevelType w:val="singleLevel"/>
    <w:tmpl w:val="58C02EEA"/>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ingyeby">
    <w15:presenceInfo w15:providerId="WPS Office" w15:userId="28334460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bordersDoNotSurroundHeader w:val="0"/>
  <w:bordersDoNotSurroundFooter w:val="0"/>
  <w:attachedTemplate r:id="rId1"/>
  <w:documentProtection w:enforcement="0"/>
  <w:defaultTabStop w:val="420"/>
  <w:hyphenationZone w:val="360"/>
  <w:drawingGridHorizontalSpacing w:val="21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FE4289"/>
    <w:rsid w:val="0000130C"/>
    <w:rsid w:val="00017F7B"/>
    <w:rsid w:val="0003092A"/>
    <w:rsid w:val="00036FAC"/>
    <w:rsid w:val="00055178"/>
    <w:rsid w:val="00082066"/>
    <w:rsid w:val="000A4CC1"/>
    <w:rsid w:val="000F1907"/>
    <w:rsid w:val="000F5178"/>
    <w:rsid w:val="00112059"/>
    <w:rsid w:val="00114DF3"/>
    <w:rsid w:val="001412BF"/>
    <w:rsid w:val="00143738"/>
    <w:rsid w:val="001444D1"/>
    <w:rsid w:val="001659B3"/>
    <w:rsid w:val="001769BA"/>
    <w:rsid w:val="001769DD"/>
    <w:rsid w:val="00181A1E"/>
    <w:rsid w:val="00232E41"/>
    <w:rsid w:val="00272DD1"/>
    <w:rsid w:val="002A712E"/>
    <w:rsid w:val="002E5C10"/>
    <w:rsid w:val="00317E66"/>
    <w:rsid w:val="003462E3"/>
    <w:rsid w:val="00352B20"/>
    <w:rsid w:val="003743FA"/>
    <w:rsid w:val="003D39EA"/>
    <w:rsid w:val="003E66D1"/>
    <w:rsid w:val="00401C55"/>
    <w:rsid w:val="00417BD8"/>
    <w:rsid w:val="004238F7"/>
    <w:rsid w:val="00423BEA"/>
    <w:rsid w:val="00440068"/>
    <w:rsid w:val="00443DA1"/>
    <w:rsid w:val="00451E01"/>
    <w:rsid w:val="004A673B"/>
    <w:rsid w:val="00554D4A"/>
    <w:rsid w:val="00567B1C"/>
    <w:rsid w:val="00571E67"/>
    <w:rsid w:val="005A583E"/>
    <w:rsid w:val="006158A2"/>
    <w:rsid w:val="006519A8"/>
    <w:rsid w:val="0067452F"/>
    <w:rsid w:val="006F7B55"/>
    <w:rsid w:val="00700EAA"/>
    <w:rsid w:val="00780569"/>
    <w:rsid w:val="007A2162"/>
    <w:rsid w:val="007B49BE"/>
    <w:rsid w:val="007C4083"/>
    <w:rsid w:val="00812A7C"/>
    <w:rsid w:val="00851B42"/>
    <w:rsid w:val="008A7035"/>
    <w:rsid w:val="008C58D4"/>
    <w:rsid w:val="009422C9"/>
    <w:rsid w:val="00956007"/>
    <w:rsid w:val="009926B7"/>
    <w:rsid w:val="009C4D7F"/>
    <w:rsid w:val="009C5C1A"/>
    <w:rsid w:val="00A265DD"/>
    <w:rsid w:val="00A476B9"/>
    <w:rsid w:val="00A630EA"/>
    <w:rsid w:val="00A824D3"/>
    <w:rsid w:val="00AE2729"/>
    <w:rsid w:val="00AE38B4"/>
    <w:rsid w:val="00B417F6"/>
    <w:rsid w:val="00B66E37"/>
    <w:rsid w:val="00BB495A"/>
    <w:rsid w:val="00BB6290"/>
    <w:rsid w:val="00BE6247"/>
    <w:rsid w:val="00BF3AC1"/>
    <w:rsid w:val="00C20423"/>
    <w:rsid w:val="00C443B3"/>
    <w:rsid w:val="00C85D23"/>
    <w:rsid w:val="00CC0730"/>
    <w:rsid w:val="00CE1736"/>
    <w:rsid w:val="00CF06E0"/>
    <w:rsid w:val="00D0400C"/>
    <w:rsid w:val="00D331DA"/>
    <w:rsid w:val="00D4731A"/>
    <w:rsid w:val="00D504C9"/>
    <w:rsid w:val="00D6258E"/>
    <w:rsid w:val="00D93D39"/>
    <w:rsid w:val="00DA7E73"/>
    <w:rsid w:val="00DE2442"/>
    <w:rsid w:val="00E26113"/>
    <w:rsid w:val="00E27700"/>
    <w:rsid w:val="00E33F9D"/>
    <w:rsid w:val="00E60771"/>
    <w:rsid w:val="00EA71A6"/>
    <w:rsid w:val="00EE4FFD"/>
    <w:rsid w:val="00F2186E"/>
    <w:rsid w:val="00F35413"/>
    <w:rsid w:val="00F93BDD"/>
    <w:rsid w:val="00F94B37"/>
    <w:rsid w:val="00FB2829"/>
    <w:rsid w:val="010327C6"/>
    <w:rsid w:val="01070063"/>
    <w:rsid w:val="01091C62"/>
    <w:rsid w:val="010D1EBC"/>
    <w:rsid w:val="010D323C"/>
    <w:rsid w:val="010D6432"/>
    <w:rsid w:val="011768D6"/>
    <w:rsid w:val="01183E1D"/>
    <w:rsid w:val="011C07DF"/>
    <w:rsid w:val="011E48D3"/>
    <w:rsid w:val="01201F44"/>
    <w:rsid w:val="012037C0"/>
    <w:rsid w:val="01235661"/>
    <w:rsid w:val="012423C7"/>
    <w:rsid w:val="0127683C"/>
    <w:rsid w:val="01280EDC"/>
    <w:rsid w:val="012A1C75"/>
    <w:rsid w:val="012B680C"/>
    <w:rsid w:val="013170DA"/>
    <w:rsid w:val="01336206"/>
    <w:rsid w:val="0134496C"/>
    <w:rsid w:val="01351709"/>
    <w:rsid w:val="01374C0C"/>
    <w:rsid w:val="01390261"/>
    <w:rsid w:val="013A2B1F"/>
    <w:rsid w:val="013F0AA1"/>
    <w:rsid w:val="014623F8"/>
    <w:rsid w:val="01467425"/>
    <w:rsid w:val="01475A44"/>
    <w:rsid w:val="01511039"/>
    <w:rsid w:val="01513237"/>
    <w:rsid w:val="01575FD6"/>
    <w:rsid w:val="015A0372"/>
    <w:rsid w:val="015A45E0"/>
    <w:rsid w:val="015B2CFC"/>
    <w:rsid w:val="01613F1E"/>
    <w:rsid w:val="016E29BA"/>
    <w:rsid w:val="016F27E7"/>
    <w:rsid w:val="01710C5F"/>
    <w:rsid w:val="01722ECF"/>
    <w:rsid w:val="017424F2"/>
    <w:rsid w:val="017451DF"/>
    <w:rsid w:val="01746C6F"/>
    <w:rsid w:val="01756654"/>
    <w:rsid w:val="017709D6"/>
    <w:rsid w:val="017A0B78"/>
    <w:rsid w:val="017C22C0"/>
    <w:rsid w:val="017C5B79"/>
    <w:rsid w:val="017F6D07"/>
    <w:rsid w:val="0180486F"/>
    <w:rsid w:val="0183728A"/>
    <w:rsid w:val="01841E81"/>
    <w:rsid w:val="01876294"/>
    <w:rsid w:val="018911BF"/>
    <w:rsid w:val="018B6361"/>
    <w:rsid w:val="01956361"/>
    <w:rsid w:val="0196063D"/>
    <w:rsid w:val="0197270F"/>
    <w:rsid w:val="019B1595"/>
    <w:rsid w:val="019B3483"/>
    <w:rsid w:val="019C0565"/>
    <w:rsid w:val="019F645E"/>
    <w:rsid w:val="01A239A5"/>
    <w:rsid w:val="01A377BE"/>
    <w:rsid w:val="01A44616"/>
    <w:rsid w:val="01A92516"/>
    <w:rsid w:val="01AB222D"/>
    <w:rsid w:val="01AE723E"/>
    <w:rsid w:val="01AF721E"/>
    <w:rsid w:val="01B20590"/>
    <w:rsid w:val="01B43E4D"/>
    <w:rsid w:val="01B632D2"/>
    <w:rsid w:val="01B80D63"/>
    <w:rsid w:val="01BB1E50"/>
    <w:rsid w:val="01BB3F7E"/>
    <w:rsid w:val="01BB4E7A"/>
    <w:rsid w:val="01BE525F"/>
    <w:rsid w:val="01C270ED"/>
    <w:rsid w:val="01C41064"/>
    <w:rsid w:val="01C42DFF"/>
    <w:rsid w:val="01C54390"/>
    <w:rsid w:val="01C93BCF"/>
    <w:rsid w:val="01CC6F5B"/>
    <w:rsid w:val="01CD6367"/>
    <w:rsid w:val="01D12AC3"/>
    <w:rsid w:val="01D91995"/>
    <w:rsid w:val="01D91F19"/>
    <w:rsid w:val="01DB7918"/>
    <w:rsid w:val="01DF3F23"/>
    <w:rsid w:val="01EB4BD1"/>
    <w:rsid w:val="01EF3668"/>
    <w:rsid w:val="01F2604A"/>
    <w:rsid w:val="01F76208"/>
    <w:rsid w:val="01F84391"/>
    <w:rsid w:val="01F93F8D"/>
    <w:rsid w:val="01FA31D3"/>
    <w:rsid w:val="01FC5B3E"/>
    <w:rsid w:val="01FD1152"/>
    <w:rsid w:val="01FE2583"/>
    <w:rsid w:val="02040ADD"/>
    <w:rsid w:val="02072FEF"/>
    <w:rsid w:val="020764BE"/>
    <w:rsid w:val="020A0467"/>
    <w:rsid w:val="020C63B0"/>
    <w:rsid w:val="020D13EC"/>
    <w:rsid w:val="020E6E6E"/>
    <w:rsid w:val="020F12BC"/>
    <w:rsid w:val="02120A5D"/>
    <w:rsid w:val="02147CCD"/>
    <w:rsid w:val="02155B51"/>
    <w:rsid w:val="0216427A"/>
    <w:rsid w:val="02184860"/>
    <w:rsid w:val="021E49F8"/>
    <w:rsid w:val="02206519"/>
    <w:rsid w:val="022411B3"/>
    <w:rsid w:val="02275C72"/>
    <w:rsid w:val="022812E3"/>
    <w:rsid w:val="022B1875"/>
    <w:rsid w:val="022D4194"/>
    <w:rsid w:val="022D53BC"/>
    <w:rsid w:val="022E45B3"/>
    <w:rsid w:val="02364D1F"/>
    <w:rsid w:val="023C66B8"/>
    <w:rsid w:val="023D413A"/>
    <w:rsid w:val="023F3F14"/>
    <w:rsid w:val="0242797B"/>
    <w:rsid w:val="02456F1D"/>
    <w:rsid w:val="024632C6"/>
    <w:rsid w:val="024D1BAF"/>
    <w:rsid w:val="024F0BA0"/>
    <w:rsid w:val="024F4267"/>
    <w:rsid w:val="02586938"/>
    <w:rsid w:val="02591075"/>
    <w:rsid w:val="02595DCE"/>
    <w:rsid w:val="026173E3"/>
    <w:rsid w:val="02621009"/>
    <w:rsid w:val="0265443C"/>
    <w:rsid w:val="02695B8C"/>
    <w:rsid w:val="026E2711"/>
    <w:rsid w:val="0274126E"/>
    <w:rsid w:val="027A1E11"/>
    <w:rsid w:val="02810B0F"/>
    <w:rsid w:val="028710B6"/>
    <w:rsid w:val="028B77D1"/>
    <w:rsid w:val="028E75BB"/>
    <w:rsid w:val="028F3EDD"/>
    <w:rsid w:val="029525CA"/>
    <w:rsid w:val="02977A5E"/>
    <w:rsid w:val="029A0917"/>
    <w:rsid w:val="029B09F6"/>
    <w:rsid w:val="029D038D"/>
    <w:rsid w:val="029E00D6"/>
    <w:rsid w:val="02A11707"/>
    <w:rsid w:val="02A561AC"/>
    <w:rsid w:val="02AB4281"/>
    <w:rsid w:val="02B078FF"/>
    <w:rsid w:val="02B45BC2"/>
    <w:rsid w:val="02BB1407"/>
    <w:rsid w:val="02BB7D04"/>
    <w:rsid w:val="02BF1000"/>
    <w:rsid w:val="02C052E1"/>
    <w:rsid w:val="02C43119"/>
    <w:rsid w:val="02C9230B"/>
    <w:rsid w:val="02CA137D"/>
    <w:rsid w:val="02CF7A01"/>
    <w:rsid w:val="02D422E4"/>
    <w:rsid w:val="02D60591"/>
    <w:rsid w:val="02D93827"/>
    <w:rsid w:val="02DA7D95"/>
    <w:rsid w:val="02DB4A25"/>
    <w:rsid w:val="02E16119"/>
    <w:rsid w:val="02E462E6"/>
    <w:rsid w:val="02E5770B"/>
    <w:rsid w:val="02E73217"/>
    <w:rsid w:val="02E74D5E"/>
    <w:rsid w:val="02E9422A"/>
    <w:rsid w:val="02EB28AE"/>
    <w:rsid w:val="02ED1778"/>
    <w:rsid w:val="02F474C1"/>
    <w:rsid w:val="02FA6A2B"/>
    <w:rsid w:val="02FC46FE"/>
    <w:rsid w:val="02FD5125"/>
    <w:rsid w:val="02FE0CBC"/>
    <w:rsid w:val="02FF7A7B"/>
    <w:rsid w:val="03036E36"/>
    <w:rsid w:val="0304067F"/>
    <w:rsid w:val="03050D93"/>
    <w:rsid w:val="030663D5"/>
    <w:rsid w:val="030A7ABE"/>
    <w:rsid w:val="0310707D"/>
    <w:rsid w:val="0314345E"/>
    <w:rsid w:val="031569BB"/>
    <w:rsid w:val="03174C79"/>
    <w:rsid w:val="03215A31"/>
    <w:rsid w:val="03260A6E"/>
    <w:rsid w:val="03266A5F"/>
    <w:rsid w:val="03271B39"/>
    <w:rsid w:val="03273286"/>
    <w:rsid w:val="032734FE"/>
    <w:rsid w:val="032C2BCE"/>
    <w:rsid w:val="032D24EA"/>
    <w:rsid w:val="032E4050"/>
    <w:rsid w:val="032F27C8"/>
    <w:rsid w:val="032F414B"/>
    <w:rsid w:val="033E2FDE"/>
    <w:rsid w:val="033E77B7"/>
    <w:rsid w:val="03427324"/>
    <w:rsid w:val="03441469"/>
    <w:rsid w:val="0344772F"/>
    <w:rsid w:val="03467048"/>
    <w:rsid w:val="034C4A21"/>
    <w:rsid w:val="034E7A04"/>
    <w:rsid w:val="03503824"/>
    <w:rsid w:val="035126D6"/>
    <w:rsid w:val="03522265"/>
    <w:rsid w:val="035667D0"/>
    <w:rsid w:val="03657DA9"/>
    <w:rsid w:val="036C3D93"/>
    <w:rsid w:val="036D6216"/>
    <w:rsid w:val="036E0620"/>
    <w:rsid w:val="03731591"/>
    <w:rsid w:val="0376619C"/>
    <w:rsid w:val="037960C0"/>
    <w:rsid w:val="037A3B41"/>
    <w:rsid w:val="037C4E87"/>
    <w:rsid w:val="037F2B12"/>
    <w:rsid w:val="03853C64"/>
    <w:rsid w:val="038648DF"/>
    <w:rsid w:val="03867047"/>
    <w:rsid w:val="038B48F4"/>
    <w:rsid w:val="03910353"/>
    <w:rsid w:val="0391423A"/>
    <w:rsid w:val="03935F62"/>
    <w:rsid w:val="039800C7"/>
    <w:rsid w:val="0398560C"/>
    <w:rsid w:val="039C6F4E"/>
    <w:rsid w:val="039F650F"/>
    <w:rsid w:val="03A15A7D"/>
    <w:rsid w:val="03A4775A"/>
    <w:rsid w:val="03B21651"/>
    <w:rsid w:val="03B87BD3"/>
    <w:rsid w:val="03B930A5"/>
    <w:rsid w:val="03B96EA9"/>
    <w:rsid w:val="03BC7E2E"/>
    <w:rsid w:val="03BF2C20"/>
    <w:rsid w:val="03BF718C"/>
    <w:rsid w:val="03C014A0"/>
    <w:rsid w:val="03C1698B"/>
    <w:rsid w:val="03CE1F97"/>
    <w:rsid w:val="03D77D1F"/>
    <w:rsid w:val="03DB5670"/>
    <w:rsid w:val="03E517CE"/>
    <w:rsid w:val="03EA4D86"/>
    <w:rsid w:val="03EB0FE6"/>
    <w:rsid w:val="03EF5D95"/>
    <w:rsid w:val="03F0037C"/>
    <w:rsid w:val="03F066AC"/>
    <w:rsid w:val="03F62706"/>
    <w:rsid w:val="03F66F4B"/>
    <w:rsid w:val="03F7749D"/>
    <w:rsid w:val="03F8112C"/>
    <w:rsid w:val="03FD3799"/>
    <w:rsid w:val="04016EDE"/>
    <w:rsid w:val="040237BF"/>
    <w:rsid w:val="040575E0"/>
    <w:rsid w:val="04065E0E"/>
    <w:rsid w:val="040710F7"/>
    <w:rsid w:val="040E5739"/>
    <w:rsid w:val="040F14D1"/>
    <w:rsid w:val="04144FEC"/>
    <w:rsid w:val="04164CA6"/>
    <w:rsid w:val="041D28AC"/>
    <w:rsid w:val="041D49CF"/>
    <w:rsid w:val="041E3373"/>
    <w:rsid w:val="041F5954"/>
    <w:rsid w:val="042271D5"/>
    <w:rsid w:val="04256BA0"/>
    <w:rsid w:val="042701C0"/>
    <w:rsid w:val="042832D1"/>
    <w:rsid w:val="042909A2"/>
    <w:rsid w:val="042B3880"/>
    <w:rsid w:val="042E12EA"/>
    <w:rsid w:val="042F38F1"/>
    <w:rsid w:val="043125E0"/>
    <w:rsid w:val="04347F38"/>
    <w:rsid w:val="043B1701"/>
    <w:rsid w:val="044025BA"/>
    <w:rsid w:val="044126FE"/>
    <w:rsid w:val="044864F6"/>
    <w:rsid w:val="044B421A"/>
    <w:rsid w:val="044D5232"/>
    <w:rsid w:val="04521099"/>
    <w:rsid w:val="04527D8C"/>
    <w:rsid w:val="045435EB"/>
    <w:rsid w:val="04544B29"/>
    <w:rsid w:val="04556731"/>
    <w:rsid w:val="045B4BB8"/>
    <w:rsid w:val="045F50B9"/>
    <w:rsid w:val="045F7EE8"/>
    <w:rsid w:val="04637D25"/>
    <w:rsid w:val="0467712D"/>
    <w:rsid w:val="046C7E60"/>
    <w:rsid w:val="047141B5"/>
    <w:rsid w:val="04742C3D"/>
    <w:rsid w:val="047564C6"/>
    <w:rsid w:val="04771833"/>
    <w:rsid w:val="04775EC4"/>
    <w:rsid w:val="047E6DDF"/>
    <w:rsid w:val="04862D7A"/>
    <w:rsid w:val="048765FD"/>
    <w:rsid w:val="04881A62"/>
    <w:rsid w:val="048A1428"/>
    <w:rsid w:val="048B38A5"/>
    <w:rsid w:val="048D67BC"/>
    <w:rsid w:val="048E6EEA"/>
    <w:rsid w:val="04953E5B"/>
    <w:rsid w:val="04954051"/>
    <w:rsid w:val="0496157D"/>
    <w:rsid w:val="049813C2"/>
    <w:rsid w:val="04995056"/>
    <w:rsid w:val="049A4B00"/>
    <w:rsid w:val="049B1471"/>
    <w:rsid w:val="049E1A50"/>
    <w:rsid w:val="04A41963"/>
    <w:rsid w:val="04A61D5D"/>
    <w:rsid w:val="04A755F5"/>
    <w:rsid w:val="04A81F85"/>
    <w:rsid w:val="04A973E6"/>
    <w:rsid w:val="04AA3095"/>
    <w:rsid w:val="04AE2A8C"/>
    <w:rsid w:val="04B91BD4"/>
    <w:rsid w:val="04BC3C25"/>
    <w:rsid w:val="04BC6FA9"/>
    <w:rsid w:val="04BC7AFC"/>
    <w:rsid w:val="04BD05B8"/>
    <w:rsid w:val="04C02E6D"/>
    <w:rsid w:val="04C207DA"/>
    <w:rsid w:val="04C53A37"/>
    <w:rsid w:val="04C54439"/>
    <w:rsid w:val="04C56A02"/>
    <w:rsid w:val="04C95567"/>
    <w:rsid w:val="04CA266B"/>
    <w:rsid w:val="04CB2CC1"/>
    <w:rsid w:val="04CF408F"/>
    <w:rsid w:val="04D55173"/>
    <w:rsid w:val="04D638FE"/>
    <w:rsid w:val="04D95B90"/>
    <w:rsid w:val="04DB3421"/>
    <w:rsid w:val="04E942CA"/>
    <w:rsid w:val="04ED4371"/>
    <w:rsid w:val="04F04D6E"/>
    <w:rsid w:val="04F228CF"/>
    <w:rsid w:val="04F55308"/>
    <w:rsid w:val="04F805A3"/>
    <w:rsid w:val="04F85D62"/>
    <w:rsid w:val="04FA52B7"/>
    <w:rsid w:val="04FD15A0"/>
    <w:rsid w:val="04FD5CC9"/>
    <w:rsid w:val="05002A44"/>
    <w:rsid w:val="05080274"/>
    <w:rsid w:val="05090CE5"/>
    <w:rsid w:val="050A5551"/>
    <w:rsid w:val="0510745B"/>
    <w:rsid w:val="05146CF6"/>
    <w:rsid w:val="051A2823"/>
    <w:rsid w:val="051A5ECE"/>
    <w:rsid w:val="051C579A"/>
    <w:rsid w:val="051D468D"/>
    <w:rsid w:val="05207293"/>
    <w:rsid w:val="0520744C"/>
    <w:rsid w:val="0524197F"/>
    <w:rsid w:val="05255402"/>
    <w:rsid w:val="05255FD2"/>
    <w:rsid w:val="052820EC"/>
    <w:rsid w:val="052971B6"/>
    <w:rsid w:val="052B1457"/>
    <w:rsid w:val="053502FD"/>
    <w:rsid w:val="05370747"/>
    <w:rsid w:val="053E2528"/>
    <w:rsid w:val="053E3550"/>
    <w:rsid w:val="053E4D7D"/>
    <w:rsid w:val="053F770F"/>
    <w:rsid w:val="054021C2"/>
    <w:rsid w:val="05406072"/>
    <w:rsid w:val="054611A1"/>
    <w:rsid w:val="054C0C2F"/>
    <w:rsid w:val="054D3C4C"/>
    <w:rsid w:val="054E022F"/>
    <w:rsid w:val="054F4432"/>
    <w:rsid w:val="0550478A"/>
    <w:rsid w:val="05523FE5"/>
    <w:rsid w:val="05564648"/>
    <w:rsid w:val="05577C65"/>
    <w:rsid w:val="055A1084"/>
    <w:rsid w:val="055E6669"/>
    <w:rsid w:val="055F1037"/>
    <w:rsid w:val="055F64A5"/>
    <w:rsid w:val="056004DF"/>
    <w:rsid w:val="0564018C"/>
    <w:rsid w:val="05644FCA"/>
    <w:rsid w:val="056858EB"/>
    <w:rsid w:val="0569686B"/>
    <w:rsid w:val="056C6BC0"/>
    <w:rsid w:val="056D55F6"/>
    <w:rsid w:val="057A52B4"/>
    <w:rsid w:val="057E3312"/>
    <w:rsid w:val="05811CD5"/>
    <w:rsid w:val="0582312A"/>
    <w:rsid w:val="0584521B"/>
    <w:rsid w:val="058D3195"/>
    <w:rsid w:val="0590559A"/>
    <w:rsid w:val="05937A34"/>
    <w:rsid w:val="05946799"/>
    <w:rsid w:val="05964AE1"/>
    <w:rsid w:val="05972AF3"/>
    <w:rsid w:val="05985A25"/>
    <w:rsid w:val="05985A70"/>
    <w:rsid w:val="059A5FDA"/>
    <w:rsid w:val="059C5E4D"/>
    <w:rsid w:val="059E4DAF"/>
    <w:rsid w:val="05A54DA7"/>
    <w:rsid w:val="05A62184"/>
    <w:rsid w:val="05AB281D"/>
    <w:rsid w:val="05AD4018"/>
    <w:rsid w:val="05B543EA"/>
    <w:rsid w:val="05B62B7A"/>
    <w:rsid w:val="05B641D4"/>
    <w:rsid w:val="05BA1E72"/>
    <w:rsid w:val="05BA6421"/>
    <w:rsid w:val="05BF3A6C"/>
    <w:rsid w:val="05BF69FB"/>
    <w:rsid w:val="05CB4C13"/>
    <w:rsid w:val="05CC40A4"/>
    <w:rsid w:val="05CE2C94"/>
    <w:rsid w:val="05CE749C"/>
    <w:rsid w:val="05D2031D"/>
    <w:rsid w:val="05D361C1"/>
    <w:rsid w:val="05DF3DD4"/>
    <w:rsid w:val="05E23036"/>
    <w:rsid w:val="05E729C4"/>
    <w:rsid w:val="05E9084D"/>
    <w:rsid w:val="05E929C1"/>
    <w:rsid w:val="05E95C6E"/>
    <w:rsid w:val="05EE2780"/>
    <w:rsid w:val="05EE2E5E"/>
    <w:rsid w:val="05EE7C5E"/>
    <w:rsid w:val="05FA1B68"/>
    <w:rsid w:val="05FD62F3"/>
    <w:rsid w:val="060030F7"/>
    <w:rsid w:val="06005AE3"/>
    <w:rsid w:val="06046BA7"/>
    <w:rsid w:val="060529BD"/>
    <w:rsid w:val="060802AC"/>
    <w:rsid w:val="060D18FC"/>
    <w:rsid w:val="06107D5C"/>
    <w:rsid w:val="06111805"/>
    <w:rsid w:val="06171ADA"/>
    <w:rsid w:val="061C229B"/>
    <w:rsid w:val="061C5DC6"/>
    <w:rsid w:val="061D7F2C"/>
    <w:rsid w:val="061E1B96"/>
    <w:rsid w:val="06212FAF"/>
    <w:rsid w:val="06222217"/>
    <w:rsid w:val="062B1271"/>
    <w:rsid w:val="062E67FF"/>
    <w:rsid w:val="06321FF2"/>
    <w:rsid w:val="06333357"/>
    <w:rsid w:val="06352196"/>
    <w:rsid w:val="06360D4F"/>
    <w:rsid w:val="063657F8"/>
    <w:rsid w:val="063A1F4F"/>
    <w:rsid w:val="063B6F48"/>
    <w:rsid w:val="063C49CA"/>
    <w:rsid w:val="06434E5E"/>
    <w:rsid w:val="064E679A"/>
    <w:rsid w:val="06512AB0"/>
    <w:rsid w:val="06516399"/>
    <w:rsid w:val="06556F9D"/>
    <w:rsid w:val="06580A77"/>
    <w:rsid w:val="06581CB0"/>
    <w:rsid w:val="065A2469"/>
    <w:rsid w:val="06601340"/>
    <w:rsid w:val="06692AF3"/>
    <w:rsid w:val="0670249D"/>
    <w:rsid w:val="0671723A"/>
    <w:rsid w:val="067448E8"/>
    <w:rsid w:val="067942A0"/>
    <w:rsid w:val="0679462F"/>
    <w:rsid w:val="067C56A8"/>
    <w:rsid w:val="068057DB"/>
    <w:rsid w:val="06813F6A"/>
    <w:rsid w:val="0683733C"/>
    <w:rsid w:val="06852F50"/>
    <w:rsid w:val="068E3D71"/>
    <w:rsid w:val="06946548"/>
    <w:rsid w:val="069564E6"/>
    <w:rsid w:val="0698684F"/>
    <w:rsid w:val="069B1690"/>
    <w:rsid w:val="06A07959"/>
    <w:rsid w:val="06A26126"/>
    <w:rsid w:val="06A4414A"/>
    <w:rsid w:val="06A913C4"/>
    <w:rsid w:val="06AB5202"/>
    <w:rsid w:val="06AD1206"/>
    <w:rsid w:val="06AD198E"/>
    <w:rsid w:val="06AF5091"/>
    <w:rsid w:val="06AF6492"/>
    <w:rsid w:val="06B061D0"/>
    <w:rsid w:val="06B748FC"/>
    <w:rsid w:val="06BF54C8"/>
    <w:rsid w:val="06C33CF3"/>
    <w:rsid w:val="06C66B2C"/>
    <w:rsid w:val="06C867AC"/>
    <w:rsid w:val="06CA1E33"/>
    <w:rsid w:val="06CB32F1"/>
    <w:rsid w:val="06D17493"/>
    <w:rsid w:val="06D352E2"/>
    <w:rsid w:val="06D80EBF"/>
    <w:rsid w:val="06D9784A"/>
    <w:rsid w:val="06DD0CD0"/>
    <w:rsid w:val="06DD29D9"/>
    <w:rsid w:val="06DD45F9"/>
    <w:rsid w:val="06DD47B2"/>
    <w:rsid w:val="06DD75C4"/>
    <w:rsid w:val="06DE6596"/>
    <w:rsid w:val="06DF6822"/>
    <w:rsid w:val="06E3699A"/>
    <w:rsid w:val="06E46369"/>
    <w:rsid w:val="06E728E4"/>
    <w:rsid w:val="06E820B0"/>
    <w:rsid w:val="06EF377B"/>
    <w:rsid w:val="06F27AB9"/>
    <w:rsid w:val="06F54DE4"/>
    <w:rsid w:val="06F573F1"/>
    <w:rsid w:val="06F84E95"/>
    <w:rsid w:val="06FB74B9"/>
    <w:rsid w:val="06FD2A61"/>
    <w:rsid w:val="07030A93"/>
    <w:rsid w:val="0704581C"/>
    <w:rsid w:val="0707316D"/>
    <w:rsid w:val="070A6619"/>
    <w:rsid w:val="070A7A63"/>
    <w:rsid w:val="070D3403"/>
    <w:rsid w:val="071311AA"/>
    <w:rsid w:val="071546AD"/>
    <w:rsid w:val="071772AE"/>
    <w:rsid w:val="07180FF4"/>
    <w:rsid w:val="07186D92"/>
    <w:rsid w:val="071A4362"/>
    <w:rsid w:val="071A65B6"/>
    <w:rsid w:val="071B5136"/>
    <w:rsid w:val="07227334"/>
    <w:rsid w:val="07244770"/>
    <w:rsid w:val="07253191"/>
    <w:rsid w:val="07254109"/>
    <w:rsid w:val="07257530"/>
    <w:rsid w:val="072E2AED"/>
    <w:rsid w:val="07336C89"/>
    <w:rsid w:val="07342E6A"/>
    <w:rsid w:val="073765D0"/>
    <w:rsid w:val="07395FC3"/>
    <w:rsid w:val="0741276F"/>
    <w:rsid w:val="074250F1"/>
    <w:rsid w:val="07436B4C"/>
    <w:rsid w:val="074769A3"/>
    <w:rsid w:val="0749740A"/>
    <w:rsid w:val="074C0CC6"/>
    <w:rsid w:val="074C23B4"/>
    <w:rsid w:val="074F142D"/>
    <w:rsid w:val="074F36A9"/>
    <w:rsid w:val="07522057"/>
    <w:rsid w:val="07536680"/>
    <w:rsid w:val="075E200F"/>
    <w:rsid w:val="07602408"/>
    <w:rsid w:val="076034A7"/>
    <w:rsid w:val="0760493F"/>
    <w:rsid w:val="07634D86"/>
    <w:rsid w:val="07644BF4"/>
    <w:rsid w:val="076C0E2B"/>
    <w:rsid w:val="076D7A83"/>
    <w:rsid w:val="07705251"/>
    <w:rsid w:val="0771339E"/>
    <w:rsid w:val="07770ECE"/>
    <w:rsid w:val="0779074D"/>
    <w:rsid w:val="078176EC"/>
    <w:rsid w:val="078231D0"/>
    <w:rsid w:val="07827C0C"/>
    <w:rsid w:val="07874982"/>
    <w:rsid w:val="078758E5"/>
    <w:rsid w:val="07885544"/>
    <w:rsid w:val="078D4808"/>
    <w:rsid w:val="078E0C62"/>
    <w:rsid w:val="0793126F"/>
    <w:rsid w:val="07992B0E"/>
    <w:rsid w:val="0799628E"/>
    <w:rsid w:val="079D2704"/>
    <w:rsid w:val="079E3C6E"/>
    <w:rsid w:val="079F4D84"/>
    <w:rsid w:val="07A315AC"/>
    <w:rsid w:val="07A74897"/>
    <w:rsid w:val="07AA7281"/>
    <w:rsid w:val="07AE5521"/>
    <w:rsid w:val="07B67EE8"/>
    <w:rsid w:val="07B86091"/>
    <w:rsid w:val="07B93258"/>
    <w:rsid w:val="07C269A2"/>
    <w:rsid w:val="07C30335"/>
    <w:rsid w:val="07C95455"/>
    <w:rsid w:val="07CA376E"/>
    <w:rsid w:val="07CD2219"/>
    <w:rsid w:val="07CE701C"/>
    <w:rsid w:val="07CF38B8"/>
    <w:rsid w:val="07D135C5"/>
    <w:rsid w:val="07D14A60"/>
    <w:rsid w:val="07D1529D"/>
    <w:rsid w:val="07D62BC1"/>
    <w:rsid w:val="07D80134"/>
    <w:rsid w:val="07D950B8"/>
    <w:rsid w:val="07E0526B"/>
    <w:rsid w:val="07E169EF"/>
    <w:rsid w:val="07E45538"/>
    <w:rsid w:val="07E66A1E"/>
    <w:rsid w:val="07E820B2"/>
    <w:rsid w:val="07EA7B88"/>
    <w:rsid w:val="07EE1E12"/>
    <w:rsid w:val="07EE1E40"/>
    <w:rsid w:val="07EF4A34"/>
    <w:rsid w:val="07F32A16"/>
    <w:rsid w:val="07FA7E23"/>
    <w:rsid w:val="080275FE"/>
    <w:rsid w:val="080E35AE"/>
    <w:rsid w:val="08103FF2"/>
    <w:rsid w:val="08123601"/>
    <w:rsid w:val="08165936"/>
    <w:rsid w:val="081B30D8"/>
    <w:rsid w:val="081F7288"/>
    <w:rsid w:val="082544EA"/>
    <w:rsid w:val="082C6202"/>
    <w:rsid w:val="082E7DC9"/>
    <w:rsid w:val="08376070"/>
    <w:rsid w:val="08376240"/>
    <w:rsid w:val="08393F76"/>
    <w:rsid w:val="083C0A5B"/>
    <w:rsid w:val="083F411F"/>
    <w:rsid w:val="08433DB2"/>
    <w:rsid w:val="084538F3"/>
    <w:rsid w:val="0849149F"/>
    <w:rsid w:val="084C11FC"/>
    <w:rsid w:val="084E5EB0"/>
    <w:rsid w:val="084F190B"/>
    <w:rsid w:val="084F2182"/>
    <w:rsid w:val="084F2529"/>
    <w:rsid w:val="08513857"/>
    <w:rsid w:val="085202F4"/>
    <w:rsid w:val="0856053C"/>
    <w:rsid w:val="08597EDD"/>
    <w:rsid w:val="0875373A"/>
    <w:rsid w:val="08790FB7"/>
    <w:rsid w:val="087B264D"/>
    <w:rsid w:val="087C25D6"/>
    <w:rsid w:val="087E7F76"/>
    <w:rsid w:val="087F1701"/>
    <w:rsid w:val="08823FA4"/>
    <w:rsid w:val="08824338"/>
    <w:rsid w:val="088371CC"/>
    <w:rsid w:val="08882010"/>
    <w:rsid w:val="0888678D"/>
    <w:rsid w:val="088C5193"/>
    <w:rsid w:val="088E1EB5"/>
    <w:rsid w:val="08903079"/>
    <w:rsid w:val="08957EEA"/>
    <w:rsid w:val="08981334"/>
    <w:rsid w:val="08997D33"/>
    <w:rsid w:val="089C0576"/>
    <w:rsid w:val="089C1F4A"/>
    <w:rsid w:val="089C29D1"/>
    <w:rsid w:val="089E2C88"/>
    <w:rsid w:val="08A4283A"/>
    <w:rsid w:val="08A4442B"/>
    <w:rsid w:val="08A5484A"/>
    <w:rsid w:val="08A97AFA"/>
    <w:rsid w:val="08AB546D"/>
    <w:rsid w:val="08AC4CDE"/>
    <w:rsid w:val="08AF0EE2"/>
    <w:rsid w:val="08AF5F57"/>
    <w:rsid w:val="08B4235D"/>
    <w:rsid w:val="08B66CA9"/>
    <w:rsid w:val="08B76EED"/>
    <w:rsid w:val="08BA13D3"/>
    <w:rsid w:val="08BE33C6"/>
    <w:rsid w:val="08C24E96"/>
    <w:rsid w:val="08C45064"/>
    <w:rsid w:val="08C45BAA"/>
    <w:rsid w:val="08C56C6F"/>
    <w:rsid w:val="08CC0925"/>
    <w:rsid w:val="08CC474C"/>
    <w:rsid w:val="08D16CFF"/>
    <w:rsid w:val="08D52F3E"/>
    <w:rsid w:val="08D67903"/>
    <w:rsid w:val="08DA2B58"/>
    <w:rsid w:val="08E52E40"/>
    <w:rsid w:val="08E54EA2"/>
    <w:rsid w:val="08E84585"/>
    <w:rsid w:val="08E925D8"/>
    <w:rsid w:val="08E9526B"/>
    <w:rsid w:val="08EB00A3"/>
    <w:rsid w:val="08EE5F6D"/>
    <w:rsid w:val="08F50445"/>
    <w:rsid w:val="08FD5D4A"/>
    <w:rsid w:val="090108BE"/>
    <w:rsid w:val="0904362C"/>
    <w:rsid w:val="090623A4"/>
    <w:rsid w:val="090A098C"/>
    <w:rsid w:val="090A5321"/>
    <w:rsid w:val="0915469F"/>
    <w:rsid w:val="09164B6D"/>
    <w:rsid w:val="091650F7"/>
    <w:rsid w:val="09193129"/>
    <w:rsid w:val="091B4C10"/>
    <w:rsid w:val="092732B2"/>
    <w:rsid w:val="092F57A4"/>
    <w:rsid w:val="09300DCF"/>
    <w:rsid w:val="09320A9C"/>
    <w:rsid w:val="0935385A"/>
    <w:rsid w:val="09390EBC"/>
    <w:rsid w:val="094139BD"/>
    <w:rsid w:val="094804F8"/>
    <w:rsid w:val="094B7B00"/>
    <w:rsid w:val="094E4F1B"/>
    <w:rsid w:val="094F2F59"/>
    <w:rsid w:val="095034C4"/>
    <w:rsid w:val="0951153D"/>
    <w:rsid w:val="095161D6"/>
    <w:rsid w:val="09556991"/>
    <w:rsid w:val="095A2F92"/>
    <w:rsid w:val="09653DFF"/>
    <w:rsid w:val="09673662"/>
    <w:rsid w:val="096807D4"/>
    <w:rsid w:val="096B6F95"/>
    <w:rsid w:val="096D10B6"/>
    <w:rsid w:val="096E1134"/>
    <w:rsid w:val="09712975"/>
    <w:rsid w:val="097141AB"/>
    <w:rsid w:val="0975064F"/>
    <w:rsid w:val="09752C33"/>
    <w:rsid w:val="09770D61"/>
    <w:rsid w:val="097A36C2"/>
    <w:rsid w:val="097D6C9E"/>
    <w:rsid w:val="097D7ACB"/>
    <w:rsid w:val="098269A5"/>
    <w:rsid w:val="09884667"/>
    <w:rsid w:val="098C05B9"/>
    <w:rsid w:val="098E7EF3"/>
    <w:rsid w:val="09961FA8"/>
    <w:rsid w:val="09A05403"/>
    <w:rsid w:val="09A51C23"/>
    <w:rsid w:val="09A87C14"/>
    <w:rsid w:val="09A91DEC"/>
    <w:rsid w:val="09A940DC"/>
    <w:rsid w:val="09AC40D2"/>
    <w:rsid w:val="09AE6DFF"/>
    <w:rsid w:val="09AE7B96"/>
    <w:rsid w:val="09B13FD3"/>
    <w:rsid w:val="09B53082"/>
    <w:rsid w:val="09B55EFA"/>
    <w:rsid w:val="09BB0A9F"/>
    <w:rsid w:val="09BC3307"/>
    <w:rsid w:val="09BE56B3"/>
    <w:rsid w:val="09BF0287"/>
    <w:rsid w:val="09C225E9"/>
    <w:rsid w:val="09C91CAD"/>
    <w:rsid w:val="09CB105A"/>
    <w:rsid w:val="09CB4AED"/>
    <w:rsid w:val="09CD1937"/>
    <w:rsid w:val="09CE2A6B"/>
    <w:rsid w:val="09D303AE"/>
    <w:rsid w:val="09D5642F"/>
    <w:rsid w:val="09D60A26"/>
    <w:rsid w:val="09DA1A23"/>
    <w:rsid w:val="09DB6C6A"/>
    <w:rsid w:val="09DC6A83"/>
    <w:rsid w:val="09DD08C6"/>
    <w:rsid w:val="09E023BB"/>
    <w:rsid w:val="09E0495B"/>
    <w:rsid w:val="09E70843"/>
    <w:rsid w:val="09E84201"/>
    <w:rsid w:val="09EA5981"/>
    <w:rsid w:val="09ED3AD6"/>
    <w:rsid w:val="09EF41E1"/>
    <w:rsid w:val="09F31262"/>
    <w:rsid w:val="09F473E1"/>
    <w:rsid w:val="09F93C62"/>
    <w:rsid w:val="09FA0866"/>
    <w:rsid w:val="09FB1075"/>
    <w:rsid w:val="09FB62AD"/>
    <w:rsid w:val="09FC361B"/>
    <w:rsid w:val="09FF10C9"/>
    <w:rsid w:val="0A031B3F"/>
    <w:rsid w:val="0A0434C6"/>
    <w:rsid w:val="0A060386"/>
    <w:rsid w:val="0A064A00"/>
    <w:rsid w:val="0A0663A6"/>
    <w:rsid w:val="0A084A14"/>
    <w:rsid w:val="0A085D81"/>
    <w:rsid w:val="0A090999"/>
    <w:rsid w:val="0A1222E2"/>
    <w:rsid w:val="0A123A61"/>
    <w:rsid w:val="0A126294"/>
    <w:rsid w:val="0A1463F6"/>
    <w:rsid w:val="0A185D82"/>
    <w:rsid w:val="0A1C490D"/>
    <w:rsid w:val="0A1F0835"/>
    <w:rsid w:val="0A2462A6"/>
    <w:rsid w:val="0A2D335A"/>
    <w:rsid w:val="0A2F3C0A"/>
    <w:rsid w:val="0A330E20"/>
    <w:rsid w:val="0A333501"/>
    <w:rsid w:val="0A355DC4"/>
    <w:rsid w:val="0A371B49"/>
    <w:rsid w:val="0A391663"/>
    <w:rsid w:val="0A3A0FB0"/>
    <w:rsid w:val="0A3B580E"/>
    <w:rsid w:val="0A3E67A2"/>
    <w:rsid w:val="0A471ACB"/>
    <w:rsid w:val="0A47333A"/>
    <w:rsid w:val="0A4C562C"/>
    <w:rsid w:val="0A501F43"/>
    <w:rsid w:val="0A507C21"/>
    <w:rsid w:val="0A514660"/>
    <w:rsid w:val="0A5419FA"/>
    <w:rsid w:val="0A573897"/>
    <w:rsid w:val="0A583185"/>
    <w:rsid w:val="0A5D6B00"/>
    <w:rsid w:val="0A620141"/>
    <w:rsid w:val="0A672E17"/>
    <w:rsid w:val="0A677A24"/>
    <w:rsid w:val="0A701760"/>
    <w:rsid w:val="0A705DCA"/>
    <w:rsid w:val="0A743777"/>
    <w:rsid w:val="0A770386"/>
    <w:rsid w:val="0A7713CB"/>
    <w:rsid w:val="0A790E52"/>
    <w:rsid w:val="0A79490D"/>
    <w:rsid w:val="0A844E9A"/>
    <w:rsid w:val="0A8607D1"/>
    <w:rsid w:val="0A880FBA"/>
    <w:rsid w:val="0A95686D"/>
    <w:rsid w:val="0A9779ED"/>
    <w:rsid w:val="0A981968"/>
    <w:rsid w:val="0A994A44"/>
    <w:rsid w:val="0A9A78C2"/>
    <w:rsid w:val="0A9E22C9"/>
    <w:rsid w:val="0AA60F28"/>
    <w:rsid w:val="0AA66391"/>
    <w:rsid w:val="0AA81451"/>
    <w:rsid w:val="0AA904CE"/>
    <w:rsid w:val="0AA9233E"/>
    <w:rsid w:val="0AAA7CAF"/>
    <w:rsid w:val="0AAD13EA"/>
    <w:rsid w:val="0AAD4039"/>
    <w:rsid w:val="0AAF14F0"/>
    <w:rsid w:val="0AB07898"/>
    <w:rsid w:val="0AB10FA3"/>
    <w:rsid w:val="0AB51320"/>
    <w:rsid w:val="0AB5379B"/>
    <w:rsid w:val="0AB80BD7"/>
    <w:rsid w:val="0AC014E8"/>
    <w:rsid w:val="0AC076B1"/>
    <w:rsid w:val="0AC2425F"/>
    <w:rsid w:val="0AC419FC"/>
    <w:rsid w:val="0AC74ABE"/>
    <w:rsid w:val="0AC9563C"/>
    <w:rsid w:val="0ACF3826"/>
    <w:rsid w:val="0AD0229C"/>
    <w:rsid w:val="0AD828B1"/>
    <w:rsid w:val="0AEA6CB6"/>
    <w:rsid w:val="0AEB4F04"/>
    <w:rsid w:val="0AEB7D6D"/>
    <w:rsid w:val="0AED1631"/>
    <w:rsid w:val="0AEE6081"/>
    <w:rsid w:val="0AEF0200"/>
    <w:rsid w:val="0AF303CF"/>
    <w:rsid w:val="0AF40E05"/>
    <w:rsid w:val="0AF61F03"/>
    <w:rsid w:val="0AF813A5"/>
    <w:rsid w:val="0AF84AB6"/>
    <w:rsid w:val="0AF90E01"/>
    <w:rsid w:val="0AF93D84"/>
    <w:rsid w:val="0AFE3BB3"/>
    <w:rsid w:val="0AFF5853"/>
    <w:rsid w:val="0B00493C"/>
    <w:rsid w:val="0B0260A6"/>
    <w:rsid w:val="0B031CDB"/>
    <w:rsid w:val="0B061728"/>
    <w:rsid w:val="0B076D16"/>
    <w:rsid w:val="0B083329"/>
    <w:rsid w:val="0B0901E2"/>
    <w:rsid w:val="0B0F4EB2"/>
    <w:rsid w:val="0B133F1B"/>
    <w:rsid w:val="0B183B7D"/>
    <w:rsid w:val="0B1A44F3"/>
    <w:rsid w:val="0B1F1633"/>
    <w:rsid w:val="0B255CFA"/>
    <w:rsid w:val="0B2B4FB8"/>
    <w:rsid w:val="0B3109B1"/>
    <w:rsid w:val="0B373D42"/>
    <w:rsid w:val="0B3A6F23"/>
    <w:rsid w:val="0B3D0E5E"/>
    <w:rsid w:val="0B400D5B"/>
    <w:rsid w:val="0B47088F"/>
    <w:rsid w:val="0B474E87"/>
    <w:rsid w:val="0B5025A5"/>
    <w:rsid w:val="0B52775E"/>
    <w:rsid w:val="0B551363"/>
    <w:rsid w:val="0B553428"/>
    <w:rsid w:val="0B5E35E8"/>
    <w:rsid w:val="0B6211FD"/>
    <w:rsid w:val="0B6A2E57"/>
    <w:rsid w:val="0B6A36D2"/>
    <w:rsid w:val="0B6C02BE"/>
    <w:rsid w:val="0B6D1CDA"/>
    <w:rsid w:val="0B7B56D0"/>
    <w:rsid w:val="0B7C65C0"/>
    <w:rsid w:val="0B823563"/>
    <w:rsid w:val="0B8932A0"/>
    <w:rsid w:val="0B8A4E31"/>
    <w:rsid w:val="0B8B0EF0"/>
    <w:rsid w:val="0B8F506D"/>
    <w:rsid w:val="0B911101"/>
    <w:rsid w:val="0B913451"/>
    <w:rsid w:val="0B927A0A"/>
    <w:rsid w:val="0B96437C"/>
    <w:rsid w:val="0B9D6FAB"/>
    <w:rsid w:val="0BA022E8"/>
    <w:rsid w:val="0BA114E5"/>
    <w:rsid w:val="0BA27CA4"/>
    <w:rsid w:val="0BAB4041"/>
    <w:rsid w:val="0BAE29EC"/>
    <w:rsid w:val="0BAE7841"/>
    <w:rsid w:val="0BB625B1"/>
    <w:rsid w:val="0BB6345E"/>
    <w:rsid w:val="0BB743C6"/>
    <w:rsid w:val="0BB77C49"/>
    <w:rsid w:val="0BB83C85"/>
    <w:rsid w:val="0BBA00A8"/>
    <w:rsid w:val="0BBC5A10"/>
    <w:rsid w:val="0BBD0D66"/>
    <w:rsid w:val="0BBD6640"/>
    <w:rsid w:val="0BBE379E"/>
    <w:rsid w:val="0BC14CD6"/>
    <w:rsid w:val="0BC20C88"/>
    <w:rsid w:val="0BC46BCE"/>
    <w:rsid w:val="0BCA2891"/>
    <w:rsid w:val="0BCC6549"/>
    <w:rsid w:val="0BD06E31"/>
    <w:rsid w:val="0BD25A2B"/>
    <w:rsid w:val="0BD72E3F"/>
    <w:rsid w:val="0BD95C00"/>
    <w:rsid w:val="0BDA519E"/>
    <w:rsid w:val="0BDB224F"/>
    <w:rsid w:val="0BDB48C3"/>
    <w:rsid w:val="0BDE0227"/>
    <w:rsid w:val="0BE07789"/>
    <w:rsid w:val="0BE20A8D"/>
    <w:rsid w:val="0BF01DD0"/>
    <w:rsid w:val="0BF56429"/>
    <w:rsid w:val="0BF74921"/>
    <w:rsid w:val="0BF84BD2"/>
    <w:rsid w:val="0BFB678D"/>
    <w:rsid w:val="0BFE0AA2"/>
    <w:rsid w:val="0BFF25BC"/>
    <w:rsid w:val="0C00142E"/>
    <w:rsid w:val="0C03393E"/>
    <w:rsid w:val="0C067538"/>
    <w:rsid w:val="0C0741F4"/>
    <w:rsid w:val="0C097146"/>
    <w:rsid w:val="0C0A0482"/>
    <w:rsid w:val="0C0A63CF"/>
    <w:rsid w:val="0C0D4416"/>
    <w:rsid w:val="0C0E0F86"/>
    <w:rsid w:val="0C0E2F16"/>
    <w:rsid w:val="0C1D0AE5"/>
    <w:rsid w:val="0C1D30E4"/>
    <w:rsid w:val="0C1F22F8"/>
    <w:rsid w:val="0C217B01"/>
    <w:rsid w:val="0C240C36"/>
    <w:rsid w:val="0C28293B"/>
    <w:rsid w:val="0C2A044A"/>
    <w:rsid w:val="0C2A4705"/>
    <w:rsid w:val="0C2A63F7"/>
    <w:rsid w:val="0C3102BA"/>
    <w:rsid w:val="0C31322C"/>
    <w:rsid w:val="0C3424F3"/>
    <w:rsid w:val="0C372094"/>
    <w:rsid w:val="0C376FE6"/>
    <w:rsid w:val="0C381EE7"/>
    <w:rsid w:val="0C3F4682"/>
    <w:rsid w:val="0C40157A"/>
    <w:rsid w:val="0C402E63"/>
    <w:rsid w:val="0C427D4C"/>
    <w:rsid w:val="0C4D7912"/>
    <w:rsid w:val="0C516162"/>
    <w:rsid w:val="0C5232CE"/>
    <w:rsid w:val="0C563617"/>
    <w:rsid w:val="0C59178E"/>
    <w:rsid w:val="0C5A0585"/>
    <w:rsid w:val="0C686EF4"/>
    <w:rsid w:val="0C6E6E3E"/>
    <w:rsid w:val="0C7155B7"/>
    <w:rsid w:val="0C73257B"/>
    <w:rsid w:val="0C741842"/>
    <w:rsid w:val="0C7507C0"/>
    <w:rsid w:val="0C785E15"/>
    <w:rsid w:val="0C845D55"/>
    <w:rsid w:val="0C864C87"/>
    <w:rsid w:val="0C8A3C21"/>
    <w:rsid w:val="0C8E0BA6"/>
    <w:rsid w:val="0C906356"/>
    <w:rsid w:val="0C9305F1"/>
    <w:rsid w:val="0C98196F"/>
    <w:rsid w:val="0C9A68F7"/>
    <w:rsid w:val="0CA101A7"/>
    <w:rsid w:val="0CA13DC2"/>
    <w:rsid w:val="0CA45412"/>
    <w:rsid w:val="0CA45732"/>
    <w:rsid w:val="0CA62909"/>
    <w:rsid w:val="0CA838B5"/>
    <w:rsid w:val="0CA853F8"/>
    <w:rsid w:val="0CAA2E38"/>
    <w:rsid w:val="0CAA44E6"/>
    <w:rsid w:val="0CAC5400"/>
    <w:rsid w:val="0CAF5956"/>
    <w:rsid w:val="0CB03249"/>
    <w:rsid w:val="0CB12D92"/>
    <w:rsid w:val="0CB137CD"/>
    <w:rsid w:val="0CB63ECC"/>
    <w:rsid w:val="0CB81572"/>
    <w:rsid w:val="0CBA2F0D"/>
    <w:rsid w:val="0CC56B02"/>
    <w:rsid w:val="0CC81D5F"/>
    <w:rsid w:val="0CC852F8"/>
    <w:rsid w:val="0CC87364"/>
    <w:rsid w:val="0CCD5CA0"/>
    <w:rsid w:val="0CD10396"/>
    <w:rsid w:val="0CD5350D"/>
    <w:rsid w:val="0CDC631B"/>
    <w:rsid w:val="0CE16EE6"/>
    <w:rsid w:val="0CE2458C"/>
    <w:rsid w:val="0CE33618"/>
    <w:rsid w:val="0CE55334"/>
    <w:rsid w:val="0CE611B0"/>
    <w:rsid w:val="0CE74E81"/>
    <w:rsid w:val="0CE9718F"/>
    <w:rsid w:val="0CEB0932"/>
    <w:rsid w:val="0CED2000"/>
    <w:rsid w:val="0CEE6F35"/>
    <w:rsid w:val="0CF32FA2"/>
    <w:rsid w:val="0CF42A90"/>
    <w:rsid w:val="0D00607A"/>
    <w:rsid w:val="0D0517AF"/>
    <w:rsid w:val="0D080870"/>
    <w:rsid w:val="0D0B69BD"/>
    <w:rsid w:val="0D0C4CF8"/>
    <w:rsid w:val="0D0F590B"/>
    <w:rsid w:val="0D121561"/>
    <w:rsid w:val="0D127139"/>
    <w:rsid w:val="0D16248A"/>
    <w:rsid w:val="0D175E2B"/>
    <w:rsid w:val="0D177805"/>
    <w:rsid w:val="0D1905C1"/>
    <w:rsid w:val="0D190AC3"/>
    <w:rsid w:val="0D1A4129"/>
    <w:rsid w:val="0D1A5002"/>
    <w:rsid w:val="0D1C7510"/>
    <w:rsid w:val="0D1D1F65"/>
    <w:rsid w:val="0D1E3BB5"/>
    <w:rsid w:val="0D2E6272"/>
    <w:rsid w:val="0D2F2D4F"/>
    <w:rsid w:val="0D306D45"/>
    <w:rsid w:val="0D314CA9"/>
    <w:rsid w:val="0D3600BA"/>
    <w:rsid w:val="0D3C0370"/>
    <w:rsid w:val="0D4130BA"/>
    <w:rsid w:val="0D4573BA"/>
    <w:rsid w:val="0D475DD6"/>
    <w:rsid w:val="0D486100"/>
    <w:rsid w:val="0D4B6D7E"/>
    <w:rsid w:val="0D4D7954"/>
    <w:rsid w:val="0D4F6956"/>
    <w:rsid w:val="0D5818F4"/>
    <w:rsid w:val="0D5B57E8"/>
    <w:rsid w:val="0D5E128A"/>
    <w:rsid w:val="0D5F4D73"/>
    <w:rsid w:val="0D621E2B"/>
    <w:rsid w:val="0D6353FB"/>
    <w:rsid w:val="0D637E39"/>
    <w:rsid w:val="0D667E40"/>
    <w:rsid w:val="0D684616"/>
    <w:rsid w:val="0D6C7FBA"/>
    <w:rsid w:val="0D7137D8"/>
    <w:rsid w:val="0D77027F"/>
    <w:rsid w:val="0D7D24A3"/>
    <w:rsid w:val="0D835518"/>
    <w:rsid w:val="0D8A0204"/>
    <w:rsid w:val="0D8A4FBE"/>
    <w:rsid w:val="0D8D20D8"/>
    <w:rsid w:val="0D8E4347"/>
    <w:rsid w:val="0D8F1DF4"/>
    <w:rsid w:val="0D8F324F"/>
    <w:rsid w:val="0D90490D"/>
    <w:rsid w:val="0D9074CF"/>
    <w:rsid w:val="0D920CB2"/>
    <w:rsid w:val="0D921018"/>
    <w:rsid w:val="0D92769E"/>
    <w:rsid w:val="0D945ED5"/>
    <w:rsid w:val="0D9462AE"/>
    <w:rsid w:val="0D9513AE"/>
    <w:rsid w:val="0D9539C1"/>
    <w:rsid w:val="0D9A6BF2"/>
    <w:rsid w:val="0D9B147B"/>
    <w:rsid w:val="0DA234D9"/>
    <w:rsid w:val="0DAC6EA6"/>
    <w:rsid w:val="0DB14FD8"/>
    <w:rsid w:val="0DB20D09"/>
    <w:rsid w:val="0DB2207F"/>
    <w:rsid w:val="0DB40790"/>
    <w:rsid w:val="0DB5492B"/>
    <w:rsid w:val="0DBD1298"/>
    <w:rsid w:val="0DC71BA8"/>
    <w:rsid w:val="0DC74C58"/>
    <w:rsid w:val="0DCB5D62"/>
    <w:rsid w:val="0DCD2CDA"/>
    <w:rsid w:val="0DCF276F"/>
    <w:rsid w:val="0DD11B31"/>
    <w:rsid w:val="0DDA5DE5"/>
    <w:rsid w:val="0DDB0CB6"/>
    <w:rsid w:val="0DDC4FD6"/>
    <w:rsid w:val="0DDE5E66"/>
    <w:rsid w:val="0DE02C29"/>
    <w:rsid w:val="0DE33DA3"/>
    <w:rsid w:val="0DE73C8D"/>
    <w:rsid w:val="0DE85960"/>
    <w:rsid w:val="0DE85A78"/>
    <w:rsid w:val="0DE85E22"/>
    <w:rsid w:val="0DEE41A5"/>
    <w:rsid w:val="0DF10CF7"/>
    <w:rsid w:val="0DF2440A"/>
    <w:rsid w:val="0DF33F20"/>
    <w:rsid w:val="0DF54FBE"/>
    <w:rsid w:val="0DFA7DBD"/>
    <w:rsid w:val="0DFB6CF4"/>
    <w:rsid w:val="0DFE4289"/>
    <w:rsid w:val="0E07781C"/>
    <w:rsid w:val="0E086E4F"/>
    <w:rsid w:val="0E0C07CC"/>
    <w:rsid w:val="0E0D60BD"/>
    <w:rsid w:val="0E0F7AED"/>
    <w:rsid w:val="0E1006DC"/>
    <w:rsid w:val="0E156AEE"/>
    <w:rsid w:val="0E176294"/>
    <w:rsid w:val="0E1A18E3"/>
    <w:rsid w:val="0E1B1A73"/>
    <w:rsid w:val="0E1C5153"/>
    <w:rsid w:val="0E1F6F56"/>
    <w:rsid w:val="0E2963C9"/>
    <w:rsid w:val="0E2A631E"/>
    <w:rsid w:val="0E2C2BD1"/>
    <w:rsid w:val="0E2D363C"/>
    <w:rsid w:val="0E2E24C5"/>
    <w:rsid w:val="0E307A84"/>
    <w:rsid w:val="0E370F62"/>
    <w:rsid w:val="0E3A266F"/>
    <w:rsid w:val="0E3A4C7C"/>
    <w:rsid w:val="0E3C48F3"/>
    <w:rsid w:val="0E421F91"/>
    <w:rsid w:val="0E4265CE"/>
    <w:rsid w:val="0E4303C8"/>
    <w:rsid w:val="0E446BD4"/>
    <w:rsid w:val="0E4A78AD"/>
    <w:rsid w:val="0E50755C"/>
    <w:rsid w:val="0E521F8A"/>
    <w:rsid w:val="0E526479"/>
    <w:rsid w:val="0E5B6692"/>
    <w:rsid w:val="0E5C71D7"/>
    <w:rsid w:val="0E614B50"/>
    <w:rsid w:val="0E632DC9"/>
    <w:rsid w:val="0E651086"/>
    <w:rsid w:val="0E6A415F"/>
    <w:rsid w:val="0E6A77B2"/>
    <w:rsid w:val="0E6C1366"/>
    <w:rsid w:val="0E6D5139"/>
    <w:rsid w:val="0E6F2E20"/>
    <w:rsid w:val="0E730476"/>
    <w:rsid w:val="0E755C24"/>
    <w:rsid w:val="0E7D1DC2"/>
    <w:rsid w:val="0E8D4DA8"/>
    <w:rsid w:val="0E944290"/>
    <w:rsid w:val="0E965504"/>
    <w:rsid w:val="0E995783"/>
    <w:rsid w:val="0E9A2157"/>
    <w:rsid w:val="0EA0510E"/>
    <w:rsid w:val="0EA45A04"/>
    <w:rsid w:val="0EA471D0"/>
    <w:rsid w:val="0EA66F6C"/>
    <w:rsid w:val="0EAA0BF8"/>
    <w:rsid w:val="0EAC0F21"/>
    <w:rsid w:val="0EAF0957"/>
    <w:rsid w:val="0EB37F7B"/>
    <w:rsid w:val="0EB430F4"/>
    <w:rsid w:val="0EB95A3E"/>
    <w:rsid w:val="0EC05B89"/>
    <w:rsid w:val="0EC31BC3"/>
    <w:rsid w:val="0EC73E63"/>
    <w:rsid w:val="0EC85B94"/>
    <w:rsid w:val="0EC9068F"/>
    <w:rsid w:val="0ECF3569"/>
    <w:rsid w:val="0ED47856"/>
    <w:rsid w:val="0ED7396F"/>
    <w:rsid w:val="0ED937D0"/>
    <w:rsid w:val="0EDA4321"/>
    <w:rsid w:val="0EDE67B3"/>
    <w:rsid w:val="0EE377BA"/>
    <w:rsid w:val="0EE4406C"/>
    <w:rsid w:val="0EE7404C"/>
    <w:rsid w:val="0EE74F31"/>
    <w:rsid w:val="0EE77A81"/>
    <w:rsid w:val="0EE81585"/>
    <w:rsid w:val="0EE854AF"/>
    <w:rsid w:val="0EE9530F"/>
    <w:rsid w:val="0EEE5C4A"/>
    <w:rsid w:val="0EF0290F"/>
    <w:rsid w:val="0EF2743E"/>
    <w:rsid w:val="0EF507AF"/>
    <w:rsid w:val="0EF5155E"/>
    <w:rsid w:val="0EF726EA"/>
    <w:rsid w:val="0EF84441"/>
    <w:rsid w:val="0EFE20C9"/>
    <w:rsid w:val="0F002469"/>
    <w:rsid w:val="0F0230A4"/>
    <w:rsid w:val="0F026AB9"/>
    <w:rsid w:val="0F0A2A3F"/>
    <w:rsid w:val="0F0C5A0F"/>
    <w:rsid w:val="0F0E253E"/>
    <w:rsid w:val="0F107878"/>
    <w:rsid w:val="0F125874"/>
    <w:rsid w:val="0F1645CF"/>
    <w:rsid w:val="0F173C07"/>
    <w:rsid w:val="0F1A01D2"/>
    <w:rsid w:val="0F1A36B2"/>
    <w:rsid w:val="0F1B01FE"/>
    <w:rsid w:val="0F1D26BB"/>
    <w:rsid w:val="0F1F4EBD"/>
    <w:rsid w:val="0F1F7BDB"/>
    <w:rsid w:val="0F201AF8"/>
    <w:rsid w:val="0F2255A3"/>
    <w:rsid w:val="0F251D47"/>
    <w:rsid w:val="0F254BF9"/>
    <w:rsid w:val="0F291884"/>
    <w:rsid w:val="0F2B7D00"/>
    <w:rsid w:val="0F2F3E46"/>
    <w:rsid w:val="0F3247A3"/>
    <w:rsid w:val="0F33752C"/>
    <w:rsid w:val="0F347B80"/>
    <w:rsid w:val="0F39174D"/>
    <w:rsid w:val="0F3958F9"/>
    <w:rsid w:val="0F3D0A00"/>
    <w:rsid w:val="0F415369"/>
    <w:rsid w:val="0F491C10"/>
    <w:rsid w:val="0F4B4829"/>
    <w:rsid w:val="0F4B77A5"/>
    <w:rsid w:val="0F5070C0"/>
    <w:rsid w:val="0F512792"/>
    <w:rsid w:val="0F59221D"/>
    <w:rsid w:val="0F597B39"/>
    <w:rsid w:val="0F5B169B"/>
    <w:rsid w:val="0F5E188D"/>
    <w:rsid w:val="0F601A24"/>
    <w:rsid w:val="0F603EC7"/>
    <w:rsid w:val="0F6079DB"/>
    <w:rsid w:val="0F6102E7"/>
    <w:rsid w:val="0F6368A3"/>
    <w:rsid w:val="0F650B78"/>
    <w:rsid w:val="0F69075A"/>
    <w:rsid w:val="0F69448E"/>
    <w:rsid w:val="0F6C4F66"/>
    <w:rsid w:val="0F6C61C8"/>
    <w:rsid w:val="0F6F016F"/>
    <w:rsid w:val="0F733402"/>
    <w:rsid w:val="0F783B72"/>
    <w:rsid w:val="0F786961"/>
    <w:rsid w:val="0F7956EE"/>
    <w:rsid w:val="0F7C6599"/>
    <w:rsid w:val="0F7D37F7"/>
    <w:rsid w:val="0F7E070B"/>
    <w:rsid w:val="0F7E3477"/>
    <w:rsid w:val="0F7E3F36"/>
    <w:rsid w:val="0F7F0F41"/>
    <w:rsid w:val="0F7F14A5"/>
    <w:rsid w:val="0F8166C4"/>
    <w:rsid w:val="0F831428"/>
    <w:rsid w:val="0F8645C7"/>
    <w:rsid w:val="0F8A12DB"/>
    <w:rsid w:val="0F8D020F"/>
    <w:rsid w:val="0F9355DA"/>
    <w:rsid w:val="0F982237"/>
    <w:rsid w:val="0F9D1D7F"/>
    <w:rsid w:val="0FA03F31"/>
    <w:rsid w:val="0FA6591C"/>
    <w:rsid w:val="0FA8520B"/>
    <w:rsid w:val="0FAB2D2F"/>
    <w:rsid w:val="0FAE4864"/>
    <w:rsid w:val="0FAE5E23"/>
    <w:rsid w:val="0FB6317F"/>
    <w:rsid w:val="0FB64C56"/>
    <w:rsid w:val="0FB7270D"/>
    <w:rsid w:val="0FBB56C2"/>
    <w:rsid w:val="0FBF3811"/>
    <w:rsid w:val="0FC0716C"/>
    <w:rsid w:val="0FCA6D94"/>
    <w:rsid w:val="0FCC5BC6"/>
    <w:rsid w:val="0FD10134"/>
    <w:rsid w:val="0FD10D03"/>
    <w:rsid w:val="0FD222FB"/>
    <w:rsid w:val="0FD27518"/>
    <w:rsid w:val="0FD34206"/>
    <w:rsid w:val="0FE0684D"/>
    <w:rsid w:val="0FE53AD2"/>
    <w:rsid w:val="0FE75425"/>
    <w:rsid w:val="0FE90D33"/>
    <w:rsid w:val="0FEB06E9"/>
    <w:rsid w:val="0FED1D91"/>
    <w:rsid w:val="0FEE0669"/>
    <w:rsid w:val="0FF17793"/>
    <w:rsid w:val="0FF56120"/>
    <w:rsid w:val="0FF9398A"/>
    <w:rsid w:val="0FFA25C6"/>
    <w:rsid w:val="1003719D"/>
    <w:rsid w:val="100644E3"/>
    <w:rsid w:val="10084731"/>
    <w:rsid w:val="100D663A"/>
    <w:rsid w:val="100E2EA2"/>
    <w:rsid w:val="100F583D"/>
    <w:rsid w:val="10130C52"/>
    <w:rsid w:val="10134955"/>
    <w:rsid w:val="10135FFF"/>
    <w:rsid w:val="10140F12"/>
    <w:rsid w:val="1016379B"/>
    <w:rsid w:val="10194EB5"/>
    <w:rsid w:val="1019727F"/>
    <w:rsid w:val="101D0024"/>
    <w:rsid w:val="101E557F"/>
    <w:rsid w:val="102351BA"/>
    <w:rsid w:val="102402E1"/>
    <w:rsid w:val="1027317C"/>
    <w:rsid w:val="10287106"/>
    <w:rsid w:val="102969D2"/>
    <w:rsid w:val="102B7772"/>
    <w:rsid w:val="102C0118"/>
    <w:rsid w:val="102E7620"/>
    <w:rsid w:val="10340A9C"/>
    <w:rsid w:val="10344437"/>
    <w:rsid w:val="103C03B2"/>
    <w:rsid w:val="104072CE"/>
    <w:rsid w:val="104C3C7A"/>
    <w:rsid w:val="104D7A34"/>
    <w:rsid w:val="104E57A8"/>
    <w:rsid w:val="104E5CDB"/>
    <w:rsid w:val="104E5F2C"/>
    <w:rsid w:val="105170C4"/>
    <w:rsid w:val="10525114"/>
    <w:rsid w:val="105379BE"/>
    <w:rsid w:val="10555E06"/>
    <w:rsid w:val="10580783"/>
    <w:rsid w:val="10584DBF"/>
    <w:rsid w:val="105B2E91"/>
    <w:rsid w:val="105C4605"/>
    <w:rsid w:val="105E2FF7"/>
    <w:rsid w:val="105E5B1F"/>
    <w:rsid w:val="10663DE2"/>
    <w:rsid w:val="10673A27"/>
    <w:rsid w:val="106C56BA"/>
    <w:rsid w:val="10712161"/>
    <w:rsid w:val="1073722F"/>
    <w:rsid w:val="1077599D"/>
    <w:rsid w:val="107A2416"/>
    <w:rsid w:val="107B7E97"/>
    <w:rsid w:val="107D6CB2"/>
    <w:rsid w:val="10815624"/>
    <w:rsid w:val="10824BEC"/>
    <w:rsid w:val="10843B80"/>
    <w:rsid w:val="10953BEE"/>
    <w:rsid w:val="10970C78"/>
    <w:rsid w:val="10971292"/>
    <w:rsid w:val="10982E64"/>
    <w:rsid w:val="109B03CC"/>
    <w:rsid w:val="109B33AC"/>
    <w:rsid w:val="109C5E4D"/>
    <w:rsid w:val="10AE1788"/>
    <w:rsid w:val="10B028F0"/>
    <w:rsid w:val="10B4758E"/>
    <w:rsid w:val="10B54C2C"/>
    <w:rsid w:val="10B671CC"/>
    <w:rsid w:val="10BA0C81"/>
    <w:rsid w:val="10BB1B9C"/>
    <w:rsid w:val="10BB561D"/>
    <w:rsid w:val="10D00653"/>
    <w:rsid w:val="10D372BE"/>
    <w:rsid w:val="10D7379C"/>
    <w:rsid w:val="10E20B40"/>
    <w:rsid w:val="10E61DFC"/>
    <w:rsid w:val="10E70970"/>
    <w:rsid w:val="10ED0548"/>
    <w:rsid w:val="10EF16E5"/>
    <w:rsid w:val="10F47B13"/>
    <w:rsid w:val="10F76A75"/>
    <w:rsid w:val="110161B9"/>
    <w:rsid w:val="110335CA"/>
    <w:rsid w:val="110348F8"/>
    <w:rsid w:val="11073260"/>
    <w:rsid w:val="11082F7E"/>
    <w:rsid w:val="11083D25"/>
    <w:rsid w:val="11085BE0"/>
    <w:rsid w:val="110943CE"/>
    <w:rsid w:val="110950F8"/>
    <w:rsid w:val="110A1D05"/>
    <w:rsid w:val="110C056E"/>
    <w:rsid w:val="110E0E69"/>
    <w:rsid w:val="110F6FAB"/>
    <w:rsid w:val="11121121"/>
    <w:rsid w:val="11142082"/>
    <w:rsid w:val="11153A81"/>
    <w:rsid w:val="11157C92"/>
    <w:rsid w:val="11171F1B"/>
    <w:rsid w:val="111B7CAF"/>
    <w:rsid w:val="111D096F"/>
    <w:rsid w:val="111E58ED"/>
    <w:rsid w:val="11202BD7"/>
    <w:rsid w:val="11253490"/>
    <w:rsid w:val="11285A31"/>
    <w:rsid w:val="112C18FB"/>
    <w:rsid w:val="112D74E4"/>
    <w:rsid w:val="112F1237"/>
    <w:rsid w:val="11332796"/>
    <w:rsid w:val="11377D67"/>
    <w:rsid w:val="113A6E7F"/>
    <w:rsid w:val="113D42D5"/>
    <w:rsid w:val="114278B6"/>
    <w:rsid w:val="11474045"/>
    <w:rsid w:val="114B3033"/>
    <w:rsid w:val="114B3A84"/>
    <w:rsid w:val="114E2A33"/>
    <w:rsid w:val="11502D1B"/>
    <w:rsid w:val="11526A01"/>
    <w:rsid w:val="1154337F"/>
    <w:rsid w:val="11554939"/>
    <w:rsid w:val="11566901"/>
    <w:rsid w:val="11587879"/>
    <w:rsid w:val="115922FA"/>
    <w:rsid w:val="11597BD9"/>
    <w:rsid w:val="115C5179"/>
    <w:rsid w:val="115D4909"/>
    <w:rsid w:val="116B31B3"/>
    <w:rsid w:val="116E2FAB"/>
    <w:rsid w:val="11752768"/>
    <w:rsid w:val="11790EE1"/>
    <w:rsid w:val="117B4DDD"/>
    <w:rsid w:val="117C7A67"/>
    <w:rsid w:val="118029CC"/>
    <w:rsid w:val="11832134"/>
    <w:rsid w:val="118555A5"/>
    <w:rsid w:val="118E44DC"/>
    <w:rsid w:val="1196589A"/>
    <w:rsid w:val="1196735D"/>
    <w:rsid w:val="119E1BC1"/>
    <w:rsid w:val="11A17C7A"/>
    <w:rsid w:val="11A30296"/>
    <w:rsid w:val="11A3412D"/>
    <w:rsid w:val="11A52305"/>
    <w:rsid w:val="11AB1DBB"/>
    <w:rsid w:val="11AC2746"/>
    <w:rsid w:val="11AD1962"/>
    <w:rsid w:val="11AE3564"/>
    <w:rsid w:val="11AE575D"/>
    <w:rsid w:val="11B4406F"/>
    <w:rsid w:val="11B756A0"/>
    <w:rsid w:val="11B838EE"/>
    <w:rsid w:val="11BA6CE1"/>
    <w:rsid w:val="11BB2272"/>
    <w:rsid w:val="11BC29AF"/>
    <w:rsid w:val="11BF21D5"/>
    <w:rsid w:val="11C01777"/>
    <w:rsid w:val="11C1161E"/>
    <w:rsid w:val="11C12891"/>
    <w:rsid w:val="11C97C92"/>
    <w:rsid w:val="11CB5F42"/>
    <w:rsid w:val="11CC31C7"/>
    <w:rsid w:val="11CC61F3"/>
    <w:rsid w:val="11CE674D"/>
    <w:rsid w:val="11CF74C4"/>
    <w:rsid w:val="11D23D73"/>
    <w:rsid w:val="11D40E7B"/>
    <w:rsid w:val="11D44DD5"/>
    <w:rsid w:val="11D471CF"/>
    <w:rsid w:val="11D8046E"/>
    <w:rsid w:val="11DA7834"/>
    <w:rsid w:val="11E47469"/>
    <w:rsid w:val="11EE07CB"/>
    <w:rsid w:val="11F137E7"/>
    <w:rsid w:val="11F2097D"/>
    <w:rsid w:val="11F6754A"/>
    <w:rsid w:val="12016DF8"/>
    <w:rsid w:val="120C6739"/>
    <w:rsid w:val="120E66B5"/>
    <w:rsid w:val="121656BA"/>
    <w:rsid w:val="1217313B"/>
    <w:rsid w:val="12184440"/>
    <w:rsid w:val="12190B00"/>
    <w:rsid w:val="121C4A22"/>
    <w:rsid w:val="121D5045"/>
    <w:rsid w:val="12234EE6"/>
    <w:rsid w:val="122449D0"/>
    <w:rsid w:val="12254EF1"/>
    <w:rsid w:val="12285395"/>
    <w:rsid w:val="122B1DDC"/>
    <w:rsid w:val="122C0499"/>
    <w:rsid w:val="122C2A89"/>
    <w:rsid w:val="122E37D8"/>
    <w:rsid w:val="122E5DA7"/>
    <w:rsid w:val="12303E95"/>
    <w:rsid w:val="12324FEA"/>
    <w:rsid w:val="123526EB"/>
    <w:rsid w:val="123705E1"/>
    <w:rsid w:val="123A23F6"/>
    <w:rsid w:val="12410106"/>
    <w:rsid w:val="12427BD0"/>
    <w:rsid w:val="12450788"/>
    <w:rsid w:val="12485F90"/>
    <w:rsid w:val="124A4A80"/>
    <w:rsid w:val="12507790"/>
    <w:rsid w:val="12521D53"/>
    <w:rsid w:val="125B2D5E"/>
    <w:rsid w:val="125D51D0"/>
    <w:rsid w:val="125F0DAE"/>
    <w:rsid w:val="125F5531"/>
    <w:rsid w:val="1266673E"/>
    <w:rsid w:val="126718DA"/>
    <w:rsid w:val="12681439"/>
    <w:rsid w:val="126B3360"/>
    <w:rsid w:val="126B3681"/>
    <w:rsid w:val="126D4E95"/>
    <w:rsid w:val="127A31E0"/>
    <w:rsid w:val="127B5EC4"/>
    <w:rsid w:val="127E7AF4"/>
    <w:rsid w:val="128232D7"/>
    <w:rsid w:val="128503A3"/>
    <w:rsid w:val="12891F54"/>
    <w:rsid w:val="128B7F57"/>
    <w:rsid w:val="128D2368"/>
    <w:rsid w:val="128D6C67"/>
    <w:rsid w:val="128E7AA2"/>
    <w:rsid w:val="12914724"/>
    <w:rsid w:val="1295180B"/>
    <w:rsid w:val="129B4F30"/>
    <w:rsid w:val="12A238CF"/>
    <w:rsid w:val="12A97C4C"/>
    <w:rsid w:val="12AB3BA0"/>
    <w:rsid w:val="12AC2236"/>
    <w:rsid w:val="12AE040A"/>
    <w:rsid w:val="12B16E18"/>
    <w:rsid w:val="12B2138C"/>
    <w:rsid w:val="12B363D0"/>
    <w:rsid w:val="12B832BA"/>
    <w:rsid w:val="12B93220"/>
    <w:rsid w:val="12BC0F4A"/>
    <w:rsid w:val="12BD28D9"/>
    <w:rsid w:val="12BD38C9"/>
    <w:rsid w:val="12BE13EB"/>
    <w:rsid w:val="12C0250A"/>
    <w:rsid w:val="12C31056"/>
    <w:rsid w:val="12C329EE"/>
    <w:rsid w:val="12C82F5F"/>
    <w:rsid w:val="12CA5A14"/>
    <w:rsid w:val="12D0722A"/>
    <w:rsid w:val="12D46372"/>
    <w:rsid w:val="12D56D87"/>
    <w:rsid w:val="12DB4E73"/>
    <w:rsid w:val="12DC1AF5"/>
    <w:rsid w:val="12DC7A01"/>
    <w:rsid w:val="12E5045B"/>
    <w:rsid w:val="12E83A32"/>
    <w:rsid w:val="12EA640B"/>
    <w:rsid w:val="12EE549B"/>
    <w:rsid w:val="12F13F58"/>
    <w:rsid w:val="12F2085F"/>
    <w:rsid w:val="12F302A2"/>
    <w:rsid w:val="12F37627"/>
    <w:rsid w:val="12F46AE7"/>
    <w:rsid w:val="12F71541"/>
    <w:rsid w:val="12FB6C31"/>
    <w:rsid w:val="12FD7298"/>
    <w:rsid w:val="12FE7AEA"/>
    <w:rsid w:val="13015EE2"/>
    <w:rsid w:val="13023C67"/>
    <w:rsid w:val="13033F40"/>
    <w:rsid w:val="130A3B7F"/>
    <w:rsid w:val="130F69D0"/>
    <w:rsid w:val="13141931"/>
    <w:rsid w:val="131612DF"/>
    <w:rsid w:val="1316477D"/>
    <w:rsid w:val="1316500A"/>
    <w:rsid w:val="13173364"/>
    <w:rsid w:val="13187A91"/>
    <w:rsid w:val="131961E1"/>
    <w:rsid w:val="131A658F"/>
    <w:rsid w:val="131B556A"/>
    <w:rsid w:val="131C1B83"/>
    <w:rsid w:val="131C6789"/>
    <w:rsid w:val="131E2669"/>
    <w:rsid w:val="13205B6C"/>
    <w:rsid w:val="13230BF7"/>
    <w:rsid w:val="13247678"/>
    <w:rsid w:val="13255194"/>
    <w:rsid w:val="13271673"/>
    <w:rsid w:val="132A07A2"/>
    <w:rsid w:val="132A1D84"/>
    <w:rsid w:val="132B0AEB"/>
    <w:rsid w:val="132B3B34"/>
    <w:rsid w:val="132E2AF1"/>
    <w:rsid w:val="13334931"/>
    <w:rsid w:val="1336388C"/>
    <w:rsid w:val="13371545"/>
    <w:rsid w:val="13390A6F"/>
    <w:rsid w:val="133E768C"/>
    <w:rsid w:val="134421E0"/>
    <w:rsid w:val="134602E2"/>
    <w:rsid w:val="1347502D"/>
    <w:rsid w:val="134A40C0"/>
    <w:rsid w:val="134C7DD8"/>
    <w:rsid w:val="134D105C"/>
    <w:rsid w:val="135A45D2"/>
    <w:rsid w:val="135A4A4C"/>
    <w:rsid w:val="135E7A19"/>
    <w:rsid w:val="135F2271"/>
    <w:rsid w:val="136268A4"/>
    <w:rsid w:val="1369755D"/>
    <w:rsid w:val="136A056A"/>
    <w:rsid w:val="136A680A"/>
    <w:rsid w:val="136C4C68"/>
    <w:rsid w:val="136E48DD"/>
    <w:rsid w:val="136F1284"/>
    <w:rsid w:val="13726BE6"/>
    <w:rsid w:val="13752E15"/>
    <w:rsid w:val="13797BD0"/>
    <w:rsid w:val="137A4ED8"/>
    <w:rsid w:val="137F1351"/>
    <w:rsid w:val="1383143E"/>
    <w:rsid w:val="138D50FD"/>
    <w:rsid w:val="138F5082"/>
    <w:rsid w:val="1395718D"/>
    <w:rsid w:val="13A6249F"/>
    <w:rsid w:val="13A938D2"/>
    <w:rsid w:val="13AC248A"/>
    <w:rsid w:val="13AE03B8"/>
    <w:rsid w:val="13B20793"/>
    <w:rsid w:val="13B30998"/>
    <w:rsid w:val="13B47FB1"/>
    <w:rsid w:val="13B54248"/>
    <w:rsid w:val="13B7271D"/>
    <w:rsid w:val="13B72BE8"/>
    <w:rsid w:val="13BB107A"/>
    <w:rsid w:val="13BF4205"/>
    <w:rsid w:val="13BF6FBE"/>
    <w:rsid w:val="13C02BD6"/>
    <w:rsid w:val="13C34CF8"/>
    <w:rsid w:val="13C3771F"/>
    <w:rsid w:val="13C90583"/>
    <w:rsid w:val="13CA565A"/>
    <w:rsid w:val="13CB5C89"/>
    <w:rsid w:val="13D02827"/>
    <w:rsid w:val="13D2120A"/>
    <w:rsid w:val="13D25FE8"/>
    <w:rsid w:val="13D26B47"/>
    <w:rsid w:val="13D351E3"/>
    <w:rsid w:val="13DB5B4E"/>
    <w:rsid w:val="13DC38E7"/>
    <w:rsid w:val="13DC4C52"/>
    <w:rsid w:val="13E658EF"/>
    <w:rsid w:val="13E823A5"/>
    <w:rsid w:val="13E855B5"/>
    <w:rsid w:val="13EA5E56"/>
    <w:rsid w:val="13EF07C3"/>
    <w:rsid w:val="13FE555A"/>
    <w:rsid w:val="1401478B"/>
    <w:rsid w:val="14084EA5"/>
    <w:rsid w:val="140B4824"/>
    <w:rsid w:val="140C22F2"/>
    <w:rsid w:val="14173554"/>
    <w:rsid w:val="14183A8A"/>
    <w:rsid w:val="14184831"/>
    <w:rsid w:val="14190D91"/>
    <w:rsid w:val="14197409"/>
    <w:rsid w:val="141D7E28"/>
    <w:rsid w:val="141E5A8F"/>
    <w:rsid w:val="141F47F3"/>
    <w:rsid w:val="142166CD"/>
    <w:rsid w:val="14222877"/>
    <w:rsid w:val="1422479A"/>
    <w:rsid w:val="14250BDC"/>
    <w:rsid w:val="14320F90"/>
    <w:rsid w:val="14371000"/>
    <w:rsid w:val="143862B8"/>
    <w:rsid w:val="14386C78"/>
    <w:rsid w:val="143A10C4"/>
    <w:rsid w:val="143B47C6"/>
    <w:rsid w:val="143B50CC"/>
    <w:rsid w:val="143E3DC5"/>
    <w:rsid w:val="144227CC"/>
    <w:rsid w:val="14444E8F"/>
    <w:rsid w:val="144968D3"/>
    <w:rsid w:val="144A5F10"/>
    <w:rsid w:val="144D0E3A"/>
    <w:rsid w:val="1456140F"/>
    <w:rsid w:val="14576EEE"/>
    <w:rsid w:val="14596B6E"/>
    <w:rsid w:val="145B0D35"/>
    <w:rsid w:val="145C6D07"/>
    <w:rsid w:val="145C7975"/>
    <w:rsid w:val="145D0DF7"/>
    <w:rsid w:val="146653D3"/>
    <w:rsid w:val="146D5498"/>
    <w:rsid w:val="146F6B7D"/>
    <w:rsid w:val="1475649E"/>
    <w:rsid w:val="14765F95"/>
    <w:rsid w:val="147B03A7"/>
    <w:rsid w:val="147C581C"/>
    <w:rsid w:val="147D38AA"/>
    <w:rsid w:val="148052D7"/>
    <w:rsid w:val="148956D1"/>
    <w:rsid w:val="149312D1"/>
    <w:rsid w:val="149419E7"/>
    <w:rsid w:val="149534F0"/>
    <w:rsid w:val="149603BA"/>
    <w:rsid w:val="149860E8"/>
    <w:rsid w:val="149914B8"/>
    <w:rsid w:val="149C38C4"/>
    <w:rsid w:val="149C415F"/>
    <w:rsid w:val="14A163C3"/>
    <w:rsid w:val="14A27CE0"/>
    <w:rsid w:val="14A3516A"/>
    <w:rsid w:val="14A453D4"/>
    <w:rsid w:val="14A52A75"/>
    <w:rsid w:val="14A538FC"/>
    <w:rsid w:val="14A54B95"/>
    <w:rsid w:val="14A57B5E"/>
    <w:rsid w:val="14A646A4"/>
    <w:rsid w:val="14AC4D41"/>
    <w:rsid w:val="14B46C73"/>
    <w:rsid w:val="14B510BA"/>
    <w:rsid w:val="14B90622"/>
    <w:rsid w:val="14BB338F"/>
    <w:rsid w:val="14BC4694"/>
    <w:rsid w:val="14BD2115"/>
    <w:rsid w:val="14BD448A"/>
    <w:rsid w:val="14BE4B5D"/>
    <w:rsid w:val="14C030C4"/>
    <w:rsid w:val="14C31FB0"/>
    <w:rsid w:val="14C53DB8"/>
    <w:rsid w:val="14C65DB7"/>
    <w:rsid w:val="14C7725C"/>
    <w:rsid w:val="14C804A6"/>
    <w:rsid w:val="14C95AFD"/>
    <w:rsid w:val="14D00FC4"/>
    <w:rsid w:val="14D46515"/>
    <w:rsid w:val="14D6523E"/>
    <w:rsid w:val="14DB0C9E"/>
    <w:rsid w:val="14DB0E82"/>
    <w:rsid w:val="14DC160A"/>
    <w:rsid w:val="14E13C00"/>
    <w:rsid w:val="14E232C6"/>
    <w:rsid w:val="14E26FF9"/>
    <w:rsid w:val="14E969F6"/>
    <w:rsid w:val="14EA74F1"/>
    <w:rsid w:val="14F63F28"/>
    <w:rsid w:val="14F744EA"/>
    <w:rsid w:val="14F918C9"/>
    <w:rsid w:val="14FF2EA4"/>
    <w:rsid w:val="15000022"/>
    <w:rsid w:val="1500110B"/>
    <w:rsid w:val="1504288A"/>
    <w:rsid w:val="1506487D"/>
    <w:rsid w:val="15115938"/>
    <w:rsid w:val="151715A7"/>
    <w:rsid w:val="15197248"/>
    <w:rsid w:val="151C5AD2"/>
    <w:rsid w:val="151C5B66"/>
    <w:rsid w:val="151E405B"/>
    <w:rsid w:val="15221E3A"/>
    <w:rsid w:val="152A44C3"/>
    <w:rsid w:val="152E7F36"/>
    <w:rsid w:val="152F50CE"/>
    <w:rsid w:val="152F52C1"/>
    <w:rsid w:val="152F5E2C"/>
    <w:rsid w:val="15306A1D"/>
    <w:rsid w:val="153070C0"/>
    <w:rsid w:val="15335B21"/>
    <w:rsid w:val="15340E6F"/>
    <w:rsid w:val="153463F9"/>
    <w:rsid w:val="15374672"/>
    <w:rsid w:val="15385135"/>
    <w:rsid w:val="153C6033"/>
    <w:rsid w:val="15417F2B"/>
    <w:rsid w:val="15452C78"/>
    <w:rsid w:val="15453715"/>
    <w:rsid w:val="1546748B"/>
    <w:rsid w:val="15500A2F"/>
    <w:rsid w:val="15535E8C"/>
    <w:rsid w:val="15547E5C"/>
    <w:rsid w:val="155921C7"/>
    <w:rsid w:val="155A2499"/>
    <w:rsid w:val="155A7A15"/>
    <w:rsid w:val="155D0D7A"/>
    <w:rsid w:val="155D23CB"/>
    <w:rsid w:val="15632115"/>
    <w:rsid w:val="15663828"/>
    <w:rsid w:val="15667D6D"/>
    <w:rsid w:val="156740CA"/>
    <w:rsid w:val="156930E7"/>
    <w:rsid w:val="156D5395"/>
    <w:rsid w:val="156F36EE"/>
    <w:rsid w:val="157222A0"/>
    <w:rsid w:val="15731039"/>
    <w:rsid w:val="1574407E"/>
    <w:rsid w:val="157A5078"/>
    <w:rsid w:val="157F2A27"/>
    <w:rsid w:val="158045F1"/>
    <w:rsid w:val="15834974"/>
    <w:rsid w:val="158C3A09"/>
    <w:rsid w:val="15904F29"/>
    <w:rsid w:val="15924498"/>
    <w:rsid w:val="15947448"/>
    <w:rsid w:val="15954948"/>
    <w:rsid w:val="15962673"/>
    <w:rsid w:val="159B414D"/>
    <w:rsid w:val="159E7A42"/>
    <w:rsid w:val="15A0012B"/>
    <w:rsid w:val="15A2357D"/>
    <w:rsid w:val="15A315B3"/>
    <w:rsid w:val="15A32014"/>
    <w:rsid w:val="15A5203F"/>
    <w:rsid w:val="15A94914"/>
    <w:rsid w:val="15AB431C"/>
    <w:rsid w:val="15AB61DF"/>
    <w:rsid w:val="15AC2533"/>
    <w:rsid w:val="15AF40D5"/>
    <w:rsid w:val="15B34F88"/>
    <w:rsid w:val="15B86E7D"/>
    <w:rsid w:val="15B91E2B"/>
    <w:rsid w:val="15BA02BF"/>
    <w:rsid w:val="15C34EFE"/>
    <w:rsid w:val="15CA2E77"/>
    <w:rsid w:val="15CA3CB5"/>
    <w:rsid w:val="15CF65AA"/>
    <w:rsid w:val="15CF79D4"/>
    <w:rsid w:val="15D53B82"/>
    <w:rsid w:val="15D72862"/>
    <w:rsid w:val="15D90161"/>
    <w:rsid w:val="15D95FC2"/>
    <w:rsid w:val="15DC6CEA"/>
    <w:rsid w:val="15DD6BD0"/>
    <w:rsid w:val="15E27BA1"/>
    <w:rsid w:val="15E523B4"/>
    <w:rsid w:val="15E5463F"/>
    <w:rsid w:val="15E708FE"/>
    <w:rsid w:val="15E92AA9"/>
    <w:rsid w:val="15EE7BFF"/>
    <w:rsid w:val="15F05822"/>
    <w:rsid w:val="15F25DE0"/>
    <w:rsid w:val="15F314C5"/>
    <w:rsid w:val="15F56E57"/>
    <w:rsid w:val="15FC08BC"/>
    <w:rsid w:val="15FC72C1"/>
    <w:rsid w:val="15FE127B"/>
    <w:rsid w:val="160535DD"/>
    <w:rsid w:val="160739C3"/>
    <w:rsid w:val="1608231F"/>
    <w:rsid w:val="16094A86"/>
    <w:rsid w:val="160B254E"/>
    <w:rsid w:val="160B2C30"/>
    <w:rsid w:val="160C4D3A"/>
    <w:rsid w:val="160F17DA"/>
    <w:rsid w:val="16112D35"/>
    <w:rsid w:val="16194CBD"/>
    <w:rsid w:val="161B2052"/>
    <w:rsid w:val="161D7F92"/>
    <w:rsid w:val="161F6BC1"/>
    <w:rsid w:val="16232CE1"/>
    <w:rsid w:val="16232F7A"/>
    <w:rsid w:val="16233E1A"/>
    <w:rsid w:val="16260D3F"/>
    <w:rsid w:val="16296DE9"/>
    <w:rsid w:val="162E43DF"/>
    <w:rsid w:val="16332F7C"/>
    <w:rsid w:val="16396D40"/>
    <w:rsid w:val="163D17A3"/>
    <w:rsid w:val="163D6FAB"/>
    <w:rsid w:val="163E0CFE"/>
    <w:rsid w:val="16414D83"/>
    <w:rsid w:val="1643445B"/>
    <w:rsid w:val="1644458D"/>
    <w:rsid w:val="16451A22"/>
    <w:rsid w:val="1648057E"/>
    <w:rsid w:val="164813C7"/>
    <w:rsid w:val="164A29A0"/>
    <w:rsid w:val="1651252C"/>
    <w:rsid w:val="16554AB0"/>
    <w:rsid w:val="16657440"/>
    <w:rsid w:val="16664E65"/>
    <w:rsid w:val="166665BA"/>
    <w:rsid w:val="166856F5"/>
    <w:rsid w:val="166E0106"/>
    <w:rsid w:val="166E4DF6"/>
    <w:rsid w:val="16761466"/>
    <w:rsid w:val="167D4C1F"/>
    <w:rsid w:val="168121CA"/>
    <w:rsid w:val="16820703"/>
    <w:rsid w:val="168401AA"/>
    <w:rsid w:val="168F5936"/>
    <w:rsid w:val="16954814"/>
    <w:rsid w:val="1697741D"/>
    <w:rsid w:val="169A4E54"/>
    <w:rsid w:val="169B46B9"/>
    <w:rsid w:val="16A135AF"/>
    <w:rsid w:val="16A8264F"/>
    <w:rsid w:val="16A94A75"/>
    <w:rsid w:val="16A95973"/>
    <w:rsid w:val="16AC2069"/>
    <w:rsid w:val="16AE76B6"/>
    <w:rsid w:val="16B23703"/>
    <w:rsid w:val="16B82A3D"/>
    <w:rsid w:val="16B873D9"/>
    <w:rsid w:val="16BD14A7"/>
    <w:rsid w:val="16C172BF"/>
    <w:rsid w:val="16CF00B5"/>
    <w:rsid w:val="16D1183B"/>
    <w:rsid w:val="16D6189E"/>
    <w:rsid w:val="16DB753B"/>
    <w:rsid w:val="16DF0E96"/>
    <w:rsid w:val="16E0491D"/>
    <w:rsid w:val="16E22BF0"/>
    <w:rsid w:val="16E41FCC"/>
    <w:rsid w:val="16E81AA3"/>
    <w:rsid w:val="16E85933"/>
    <w:rsid w:val="16E97227"/>
    <w:rsid w:val="16ED142C"/>
    <w:rsid w:val="16EE1089"/>
    <w:rsid w:val="16EE4934"/>
    <w:rsid w:val="16F5334F"/>
    <w:rsid w:val="16F62EC4"/>
    <w:rsid w:val="16FA74C1"/>
    <w:rsid w:val="16FF3EE9"/>
    <w:rsid w:val="17007547"/>
    <w:rsid w:val="17010DD3"/>
    <w:rsid w:val="170318D0"/>
    <w:rsid w:val="17060AF7"/>
    <w:rsid w:val="1707456B"/>
    <w:rsid w:val="170E670A"/>
    <w:rsid w:val="17126D66"/>
    <w:rsid w:val="17160CB0"/>
    <w:rsid w:val="171966F1"/>
    <w:rsid w:val="171C1DAA"/>
    <w:rsid w:val="17203772"/>
    <w:rsid w:val="17211058"/>
    <w:rsid w:val="1726072D"/>
    <w:rsid w:val="172734B8"/>
    <w:rsid w:val="17274CF0"/>
    <w:rsid w:val="172C0A2B"/>
    <w:rsid w:val="172E721A"/>
    <w:rsid w:val="17386FA6"/>
    <w:rsid w:val="173A1AE2"/>
    <w:rsid w:val="173D7A04"/>
    <w:rsid w:val="17410897"/>
    <w:rsid w:val="17412D73"/>
    <w:rsid w:val="17480D20"/>
    <w:rsid w:val="1749431F"/>
    <w:rsid w:val="174B5125"/>
    <w:rsid w:val="174C3A48"/>
    <w:rsid w:val="174D1761"/>
    <w:rsid w:val="174F1759"/>
    <w:rsid w:val="175120CE"/>
    <w:rsid w:val="17613B64"/>
    <w:rsid w:val="1762592C"/>
    <w:rsid w:val="17633794"/>
    <w:rsid w:val="176534AC"/>
    <w:rsid w:val="17654C5E"/>
    <w:rsid w:val="176A5ECA"/>
    <w:rsid w:val="176D2062"/>
    <w:rsid w:val="176D617B"/>
    <w:rsid w:val="1779020F"/>
    <w:rsid w:val="17791B71"/>
    <w:rsid w:val="177C2EE0"/>
    <w:rsid w:val="177C5962"/>
    <w:rsid w:val="177E75EC"/>
    <w:rsid w:val="177F7599"/>
    <w:rsid w:val="1781084A"/>
    <w:rsid w:val="1781171D"/>
    <w:rsid w:val="178755AD"/>
    <w:rsid w:val="178C2E18"/>
    <w:rsid w:val="178E1CDC"/>
    <w:rsid w:val="178E4EFA"/>
    <w:rsid w:val="178F04DE"/>
    <w:rsid w:val="178F1C29"/>
    <w:rsid w:val="1791398D"/>
    <w:rsid w:val="17924F8B"/>
    <w:rsid w:val="17930C2D"/>
    <w:rsid w:val="17956996"/>
    <w:rsid w:val="179700B8"/>
    <w:rsid w:val="17984342"/>
    <w:rsid w:val="179B3233"/>
    <w:rsid w:val="179C5355"/>
    <w:rsid w:val="17A018FF"/>
    <w:rsid w:val="17A35A30"/>
    <w:rsid w:val="17AA7450"/>
    <w:rsid w:val="17AF7635"/>
    <w:rsid w:val="17B357CE"/>
    <w:rsid w:val="17B476DC"/>
    <w:rsid w:val="17B529E4"/>
    <w:rsid w:val="17B71BC9"/>
    <w:rsid w:val="17B87F93"/>
    <w:rsid w:val="17B907F9"/>
    <w:rsid w:val="17B90DB0"/>
    <w:rsid w:val="17C56EC5"/>
    <w:rsid w:val="17C650CE"/>
    <w:rsid w:val="17C66728"/>
    <w:rsid w:val="17C87EEE"/>
    <w:rsid w:val="17CD0241"/>
    <w:rsid w:val="17CF06D5"/>
    <w:rsid w:val="17D15498"/>
    <w:rsid w:val="17D15E9F"/>
    <w:rsid w:val="17D177DC"/>
    <w:rsid w:val="17DB4497"/>
    <w:rsid w:val="17DD6228"/>
    <w:rsid w:val="17DF53D3"/>
    <w:rsid w:val="17E52942"/>
    <w:rsid w:val="17E57A35"/>
    <w:rsid w:val="17E7773F"/>
    <w:rsid w:val="17EA2187"/>
    <w:rsid w:val="17ED0DC3"/>
    <w:rsid w:val="17ED5A9A"/>
    <w:rsid w:val="17EE11A4"/>
    <w:rsid w:val="17F60D76"/>
    <w:rsid w:val="17F76A76"/>
    <w:rsid w:val="17FE5A6A"/>
    <w:rsid w:val="18004E96"/>
    <w:rsid w:val="18047A67"/>
    <w:rsid w:val="180E43EB"/>
    <w:rsid w:val="18100D5A"/>
    <w:rsid w:val="18116C89"/>
    <w:rsid w:val="18121929"/>
    <w:rsid w:val="18142B23"/>
    <w:rsid w:val="18143F62"/>
    <w:rsid w:val="18145C80"/>
    <w:rsid w:val="18162C40"/>
    <w:rsid w:val="181E5F9F"/>
    <w:rsid w:val="18281F45"/>
    <w:rsid w:val="182852A0"/>
    <w:rsid w:val="18291449"/>
    <w:rsid w:val="182C6DEF"/>
    <w:rsid w:val="182E1541"/>
    <w:rsid w:val="18302F36"/>
    <w:rsid w:val="18320B7A"/>
    <w:rsid w:val="183304C3"/>
    <w:rsid w:val="183A204C"/>
    <w:rsid w:val="183E5566"/>
    <w:rsid w:val="183F1D57"/>
    <w:rsid w:val="18403F55"/>
    <w:rsid w:val="18417221"/>
    <w:rsid w:val="184B11A6"/>
    <w:rsid w:val="18545242"/>
    <w:rsid w:val="18553EFB"/>
    <w:rsid w:val="18592D4A"/>
    <w:rsid w:val="185B11CE"/>
    <w:rsid w:val="185C3BA9"/>
    <w:rsid w:val="185C448B"/>
    <w:rsid w:val="185E4F0A"/>
    <w:rsid w:val="185F32BE"/>
    <w:rsid w:val="186060B4"/>
    <w:rsid w:val="18615680"/>
    <w:rsid w:val="18626EC4"/>
    <w:rsid w:val="18665D1F"/>
    <w:rsid w:val="186806C2"/>
    <w:rsid w:val="186C4C13"/>
    <w:rsid w:val="186D59A2"/>
    <w:rsid w:val="18707510"/>
    <w:rsid w:val="18714D6D"/>
    <w:rsid w:val="1874734B"/>
    <w:rsid w:val="1876194F"/>
    <w:rsid w:val="18772A96"/>
    <w:rsid w:val="187A31DC"/>
    <w:rsid w:val="187A401B"/>
    <w:rsid w:val="187A6744"/>
    <w:rsid w:val="187C26A3"/>
    <w:rsid w:val="18802DA9"/>
    <w:rsid w:val="18815C5B"/>
    <w:rsid w:val="18823DF0"/>
    <w:rsid w:val="18826048"/>
    <w:rsid w:val="18827577"/>
    <w:rsid w:val="1885206F"/>
    <w:rsid w:val="18860087"/>
    <w:rsid w:val="18870B97"/>
    <w:rsid w:val="18885A2C"/>
    <w:rsid w:val="18893450"/>
    <w:rsid w:val="188C1E56"/>
    <w:rsid w:val="188E5359"/>
    <w:rsid w:val="18942C92"/>
    <w:rsid w:val="18991A99"/>
    <w:rsid w:val="189A622C"/>
    <w:rsid w:val="189A7AA8"/>
    <w:rsid w:val="18A33326"/>
    <w:rsid w:val="18AB6E88"/>
    <w:rsid w:val="18AF588E"/>
    <w:rsid w:val="18AF6099"/>
    <w:rsid w:val="18B0330F"/>
    <w:rsid w:val="18B122BD"/>
    <w:rsid w:val="18B30A11"/>
    <w:rsid w:val="18B419DE"/>
    <w:rsid w:val="18B86F2C"/>
    <w:rsid w:val="18BA6F97"/>
    <w:rsid w:val="18BB4BC1"/>
    <w:rsid w:val="18BC45F0"/>
    <w:rsid w:val="18C122F2"/>
    <w:rsid w:val="18C423F7"/>
    <w:rsid w:val="18C473F4"/>
    <w:rsid w:val="18C478C6"/>
    <w:rsid w:val="18C54A14"/>
    <w:rsid w:val="18C8182F"/>
    <w:rsid w:val="18C9380E"/>
    <w:rsid w:val="18CA594B"/>
    <w:rsid w:val="18CE6484"/>
    <w:rsid w:val="18DA2CB2"/>
    <w:rsid w:val="18DC2E71"/>
    <w:rsid w:val="18E100F8"/>
    <w:rsid w:val="18E260E8"/>
    <w:rsid w:val="18E33A86"/>
    <w:rsid w:val="18E364BF"/>
    <w:rsid w:val="18E40722"/>
    <w:rsid w:val="18E64727"/>
    <w:rsid w:val="18E71BFB"/>
    <w:rsid w:val="18E96CCA"/>
    <w:rsid w:val="18EB1E70"/>
    <w:rsid w:val="18EC0942"/>
    <w:rsid w:val="18EE1D90"/>
    <w:rsid w:val="18EF331D"/>
    <w:rsid w:val="18F40CE1"/>
    <w:rsid w:val="18F45443"/>
    <w:rsid w:val="18F6136B"/>
    <w:rsid w:val="18FB1D7B"/>
    <w:rsid w:val="18FE7C5F"/>
    <w:rsid w:val="1902231E"/>
    <w:rsid w:val="19032D06"/>
    <w:rsid w:val="190D1DEB"/>
    <w:rsid w:val="190D6F3D"/>
    <w:rsid w:val="190E346A"/>
    <w:rsid w:val="19122AFF"/>
    <w:rsid w:val="1913396A"/>
    <w:rsid w:val="191365E1"/>
    <w:rsid w:val="191974BC"/>
    <w:rsid w:val="191A04C6"/>
    <w:rsid w:val="19250D50"/>
    <w:rsid w:val="19267CFE"/>
    <w:rsid w:val="192C60D0"/>
    <w:rsid w:val="192F165F"/>
    <w:rsid w:val="193200F3"/>
    <w:rsid w:val="19323316"/>
    <w:rsid w:val="19352DFF"/>
    <w:rsid w:val="19360FEA"/>
    <w:rsid w:val="19396FDB"/>
    <w:rsid w:val="193B198B"/>
    <w:rsid w:val="1942410E"/>
    <w:rsid w:val="194437DC"/>
    <w:rsid w:val="19464F2F"/>
    <w:rsid w:val="194A6EBD"/>
    <w:rsid w:val="19503304"/>
    <w:rsid w:val="19516928"/>
    <w:rsid w:val="195465A2"/>
    <w:rsid w:val="19587DF7"/>
    <w:rsid w:val="19596641"/>
    <w:rsid w:val="195B197F"/>
    <w:rsid w:val="195C2C24"/>
    <w:rsid w:val="195D37AF"/>
    <w:rsid w:val="195D76F4"/>
    <w:rsid w:val="195F239D"/>
    <w:rsid w:val="195F43AD"/>
    <w:rsid w:val="19636636"/>
    <w:rsid w:val="196562B6"/>
    <w:rsid w:val="1968723B"/>
    <w:rsid w:val="196B3A43"/>
    <w:rsid w:val="196F3F7A"/>
    <w:rsid w:val="197A19D2"/>
    <w:rsid w:val="197B11FE"/>
    <w:rsid w:val="1982552F"/>
    <w:rsid w:val="1984716E"/>
    <w:rsid w:val="198652AD"/>
    <w:rsid w:val="1987735F"/>
    <w:rsid w:val="1988776F"/>
    <w:rsid w:val="198A0A74"/>
    <w:rsid w:val="198C3F77"/>
    <w:rsid w:val="199336F3"/>
    <w:rsid w:val="19965B79"/>
    <w:rsid w:val="19993628"/>
    <w:rsid w:val="199A0D0F"/>
    <w:rsid w:val="199A114A"/>
    <w:rsid w:val="19A071B2"/>
    <w:rsid w:val="19A07429"/>
    <w:rsid w:val="19A34B6A"/>
    <w:rsid w:val="19A44AEE"/>
    <w:rsid w:val="19A4748C"/>
    <w:rsid w:val="19A54318"/>
    <w:rsid w:val="19A86AD6"/>
    <w:rsid w:val="19AC5369"/>
    <w:rsid w:val="19AC59EB"/>
    <w:rsid w:val="19AD4DF5"/>
    <w:rsid w:val="19AF6CB9"/>
    <w:rsid w:val="19B06735"/>
    <w:rsid w:val="19BA7045"/>
    <w:rsid w:val="19BB1243"/>
    <w:rsid w:val="19BE7E00"/>
    <w:rsid w:val="19C00F4E"/>
    <w:rsid w:val="19C1709E"/>
    <w:rsid w:val="19C17BD6"/>
    <w:rsid w:val="19C20145"/>
    <w:rsid w:val="19CB4D03"/>
    <w:rsid w:val="19D3425D"/>
    <w:rsid w:val="19D5169F"/>
    <w:rsid w:val="19D52BD6"/>
    <w:rsid w:val="19D63573"/>
    <w:rsid w:val="19D6481E"/>
    <w:rsid w:val="19D64E98"/>
    <w:rsid w:val="19D652F0"/>
    <w:rsid w:val="19D946FF"/>
    <w:rsid w:val="19E361F5"/>
    <w:rsid w:val="19E465F9"/>
    <w:rsid w:val="19E47E89"/>
    <w:rsid w:val="19EF76D6"/>
    <w:rsid w:val="19F2719F"/>
    <w:rsid w:val="19F34C20"/>
    <w:rsid w:val="19FB7AAE"/>
    <w:rsid w:val="19FD06BC"/>
    <w:rsid w:val="19FF285C"/>
    <w:rsid w:val="1A005C1C"/>
    <w:rsid w:val="1A0B1792"/>
    <w:rsid w:val="1A0E07EF"/>
    <w:rsid w:val="1A0F74A8"/>
    <w:rsid w:val="1A100DAC"/>
    <w:rsid w:val="1A141519"/>
    <w:rsid w:val="1A181D2E"/>
    <w:rsid w:val="1A1D21EC"/>
    <w:rsid w:val="1A223BFC"/>
    <w:rsid w:val="1A23684B"/>
    <w:rsid w:val="1A256122"/>
    <w:rsid w:val="1A2569BE"/>
    <w:rsid w:val="1A2632B2"/>
    <w:rsid w:val="1A326EE8"/>
    <w:rsid w:val="1A3420BD"/>
    <w:rsid w:val="1A3C2A96"/>
    <w:rsid w:val="1A400394"/>
    <w:rsid w:val="1A426DAC"/>
    <w:rsid w:val="1A4646AB"/>
    <w:rsid w:val="1A4948C3"/>
    <w:rsid w:val="1A4B683E"/>
    <w:rsid w:val="1A517D65"/>
    <w:rsid w:val="1A547FA6"/>
    <w:rsid w:val="1A581056"/>
    <w:rsid w:val="1A5C0983"/>
    <w:rsid w:val="1A5C0DCD"/>
    <w:rsid w:val="1A5F7213"/>
    <w:rsid w:val="1A694FF6"/>
    <w:rsid w:val="1A6B6745"/>
    <w:rsid w:val="1A6F00F0"/>
    <w:rsid w:val="1A6F0924"/>
    <w:rsid w:val="1A6F74A1"/>
    <w:rsid w:val="1A74626B"/>
    <w:rsid w:val="1A7621A7"/>
    <w:rsid w:val="1A7A0008"/>
    <w:rsid w:val="1A7C0FB8"/>
    <w:rsid w:val="1A815789"/>
    <w:rsid w:val="1A8302D5"/>
    <w:rsid w:val="1A8356EF"/>
    <w:rsid w:val="1A853C80"/>
    <w:rsid w:val="1A8577A9"/>
    <w:rsid w:val="1A8701EA"/>
    <w:rsid w:val="1A8768A5"/>
    <w:rsid w:val="1A8F409F"/>
    <w:rsid w:val="1A8F7577"/>
    <w:rsid w:val="1A915A23"/>
    <w:rsid w:val="1A917ED8"/>
    <w:rsid w:val="1A9611C6"/>
    <w:rsid w:val="1A962DAC"/>
    <w:rsid w:val="1A977840"/>
    <w:rsid w:val="1A9A3371"/>
    <w:rsid w:val="1A9D0930"/>
    <w:rsid w:val="1A9D26C6"/>
    <w:rsid w:val="1A9D5210"/>
    <w:rsid w:val="1A9F0E7E"/>
    <w:rsid w:val="1A9F1134"/>
    <w:rsid w:val="1AA14165"/>
    <w:rsid w:val="1AA23A1F"/>
    <w:rsid w:val="1AA25CBE"/>
    <w:rsid w:val="1AA54191"/>
    <w:rsid w:val="1AA5769E"/>
    <w:rsid w:val="1AAA4995"/>
    <w:rsid w:val="1AB47E47"/>
    <w:rsid w:val="1AB805D2"/>
    <w:rsid w:val="1AC054E2"/>
    <w:rsid w:val="1AC572B4"/>
    <w:rsid w:val="1ACC441F"/>
    <w:rsid w:val="1ACF7B6D"/>
    <w:rsid w:val="1AD21C4F"/>
    <w:rsid w:val="1AD33F8D"/>
    <w:rsid w:val="1AD47792"/>
    <w:rsid w:val="1AD62E24"/>
    <w:rsid w:val="1AD70A05"/>
    <w:rsid w:val="1AD9047B"/>
    <w:rsid w:val="1ADE1FEE"/>
    <w:rsid w:val="1AE4101F"/>
    <w:rsid w:val="1AEC16D0"/>
    <w:rsid w:val="1AEE20A4"/>
    <w:rsid w:val="1AF07225"/>
    <w:rsid w:val="1AF11BF3"/>
    <w:rsid w:val="1AF4704F"/>
    <w:rsid w:val="1AF51037"/>
    <w:rsid w:val="1AF63CAA"/>
    <w:rsid w:val="1AF65748"/>
    <w:rsid w:val="1AF74740"/>
    <w:rsid w:val="1AF82097"/>
    <w:rsid w:val="1AF90395"/>
    <w:rsid w:val="1AF90C22"/>
    <w:rsid w:val="1B064DAD"/>
    <w:rsid w:val="1B073464"/>
    <w:rsid w:val="1B090531"/>
    <w:rsid w:val="1B1E54EB"/>
    <w:rsid w:val="1B2229F0"/>
    <w:rsid w:val="1B2664FD"/>
    <w:rsid w:val="1B28554B"/>
    <w:rsid w:val="1B2F252E"/>
    <w:rsid w:val="1B3024A4"/>
    <w:rsid w:val="1B322C98"/>
    <w:rsid w:val="1B336A52"/>
    <w:rsid w:val="1B351C24"/>
    <w:rsid w:val="1B356531"/>
    <w:rsid w:val="1B4545CD"/>
    <w:rsid w:val="1B470684"/>
    <w:rsid w:val="1B4B64D7"/>
    <w:rsid w:val="1B4D3782"/>
    <w:rsid w:val="1B544E6F"/>
    <w:rsid w:val="1B56301D"/>
    <w:rsid w:val="1B573A94"/>
    <w:rsid w:val="1B5E2550"/>
    <w:rsid w:val="1B5F1105"/>
    <w:rsid w:val="1B605332"/>
    <w:rsid w:val="1B680508"/>
    <w:rsid w:val="1B6A3C34"/>
    <w:rsid w:val="1B6F4858"/>
    <w:rsid w:val="1B784348"/>
    <w:rsid w:val="1B7B5E92"/>
    <w:rsid w:val="1B807C72"/>
    <w:rsid w:val="1B8175A3"/>
    <w:rsid w:val="1B8532BE"/>
    <w:rsid w:val="1B8B4AA9"/>
    <w:rsid w:val="1B8F7CA3"/>
    <w:rsid w:val="1B921C81"/>
    <w:rsid w:val="1B9E5C6A"/>
    <w:rsid w:val="1B9E65A4"/>
    <w:rsid w:val="1BA67DCC"/>
    <w:rsid w:val="1BA7325A"/>
    <w:rsid w:val="1BA83B82"/>
    <w:rsid w:val="1BAB09C9"/>
    <w:rsid w:val="1BB36490"/>
    <w:rsid w:val="1BB42683"/>
    <w:rsid w:val="1BB60663"/>
    <w:rsid w:val="1BBB31A8"/>
    <w:rsid w:val="1BC126A4"/>
    <w:rsid w:val="1BC35132"/>
    <w:rsid w:val="1BC85BA6"/>
    <w:rsid w:val="1BCF780E"/>
    <w:rsid w:val="1BD20A43"/>
    <w:rsid w:val="1BD2234E"/>
    <w:rsid w:val="1BD54DB6"/>
    <w:rsid w:val="1BD84754"/>
    <w:rsid w:val="1BDB2F8D"/>
    <w:rsid w:val="1BDC1F96"/>
    <w:rsid w:val="1BE033E7"/>
    <w:rsid w:val="1BE10909"/>
    <w:rsid w:val="1BE10C48"/>
    <w:rsid w:val="1BE422FF"/>
    <w:rsid w:val="1BE6148E"/>
    <w:rsid w:val="1BE7380C"/>
    <w:rsid w:val="1BEA2A9C"/>
    <w:rsid w:val="1BEA5D2F"/>
    <w:rsid w:val="1BED0408"/>
    <w:rsid w:val="1BEF610D"/>
    <w:rsid w:val="1BF112FF"/>
    <w:rsid w:val="1BF53239"/>
    <w:rsid w:val="1BF55993"/>
    <w:rsid w:val="1BF60B6E"/>
    <w:rsid w:val="1BF77C6A"/>
    <w:rsid w:val="1BFE5ED3"/>
    <w:rsid w:val="1BFE5F7A"/>
    <w:rsid w:val="1C011A2F"/>
    <w:rsid w:val="1C025835"/>
    <w:rsid w:val="1C03773B"/>
    <w:rsid w:val="1C0E05AF"/>
    <w:rsid w:val="1C0E3CD9"/>
    <w:rsid w:val="1C0E425D"/>
    <w:rsid w:val="1C16573F"/>
    <w:rsid w:val="1C1B552A"/>
    <w:rsid w:val="1C1C2ED7"/>
    <w:rsid w:val="1C1C7F3C"/>
    <w:rsid w:val="1C1E4D57"/>
    <w:rsid w:val="1C2A2B58"/>
    <w:rsid w:val="1C2A3F52"/>
    <w:rsid w:val="1C2E4C94"/>
    <w:rsid w:val="1C2E4D29"/>
    <w:rsid w:val="1C2F1C6B"/>
    <w:rsid w:val="1C312834"/>
    <w:rsid w:val="1C323A61"/>
    <w:rsid w:val="1C3549A7"/>
    <w:rsid w:val="1C357385"/>
    <w:rsid w:val="1C371A44"/>
    <w:rsid w:val="1C3738A6"/>
    <w:rsid w:val="1C38234A"/>
    <w:rsid w:val="1C391F93"/>
    <w:rsid w:val="1C3F5BBD"/>
    <w:rsid w:val="1C3F69E4"/>
    <w:rsid w:val="1C427F1E"/>
    <w:rsid w:val="1C445940"/>
    <w:rsid w:val="1C463D12"/>
    <w:rsid w:val="1C4C65BC"/>
    <w:rsid w:val="1C4D2B66"/>
    <w:rsid w:val="1C525A04"/>
    <w:rsid w:val="1C5A32C1"/>
    <w:rsid w:val="1C5D1E61"/>
    <w:rsid w:val="1C626E0B"/>
    <w:rsid w:val="1C636BB7"/>
    <w:rsid w:val="1C656C23"/>
    <w:rsid w:val="1C660BE1"/>
    <w:rsid w:val="1C676535"/>
    <w:rsid w:val="1C6C0E9E"/>
    <w:rsid w:val="1C6C3801"/>
    <w:rsid w:val="1C6C4030"/>
    <w:rsid w:val="1C6C5D34"/>
    <w:rsid w:val="1C6E4F71"/>
    <w:rsid w:val="1C714A0C"/>
    <w:rsid w:val="1C7755D8"/>
    <w:rsid w:val="1C785021"/>
    <w:rsid w:val="1C7F3050"/>
    <w:rsid w:val="1C822652"/>
    <w:rsid w:val="1C901825"/>
    <w:rsid w:val="1C927D17"/>
    <w:rsid w:val="1C9D47FF"/>
    <w:rsid w:val="1C9F5AD1"/>
    <w:rsid w:val="1CA90611"/>
    <w:rsid w:val="1CAA4DE2"/>
    <w:rsid w:val="1CB2349F"/>
    <w:rsid w:val="1CB54894"/>
    <w:rsid w:val="1CB57EB2"/>
    <w:rsid w:val="1CBC22C6"/>
    <w:rsid w:val="1CBD789E"/>
    <w:rsid w:val="1CBF1319"/>
    <w:rsid w:val="1CC2482E"/>
    <w:rsid w:val="1CC52AA9"/>
    <w:rsid w:val="1CC943BB"/>
    <w:rsid w:val="1CC96948"/>
    <w:rsid w:val="1CCB2D1E"/>
    <w:rsid w:val="1CCC1AE8"/>
    <w:rsid w:val="1CCC77D5"/>
    <w:rsid w:val="1CCD7EE4"/>
    <w:rsid w:val="1CCE0B48"/>
    <w:rsid w:val="1CCF1639"/>
    <w:rsid w:val="1CD261F0"/>
    <w:rsid w:val="1CD82347"/>
    <w:rsid w:val="1CDA13C1"/>
    <w:rsid w:val="1CDA5D69"/>
    <w:rsid w:val="1CE30C76"/>
    <w:rsid w:val="1CE6370E"/>
    <w:rsid w:val="1CEC6BD4"/>
    <w:rsid w:val="1CF21D0A"/>
    <w:rsid w:val="1CF45A69"/>
    <w:rsid w:val="1CF54F95"/>
    <w:rsid w:val="1CF71D32"/>
    <w:rsid w:val="1CF87497"/>
    <w:rsid w:val="1CFA0667"/>
    <w:rsid w:val="1D023E04"/>
    <w:rsid w:val="1D025D5D"/>
    <w:rsid w:val="1D044C81"/>
    <w:rsid w:val="1D077C92"/>
    <w:rsid w:val="1D080113"/>
    <w:rsid w:val="1D0D23FA"/>
    <w:rsid w:val="1D153BA4"/>
    <w:rsid w:val="1D166949"/>
    <w:rsid w:val="1D1866C7"/>
    <w:rsid w:val="1D195ABA"/>
    <w:rsid w:val="1D1D63D2"/>
    <w:rsid w:val="1D1D66F4"/>
    <w:rsid w:val="1D250111"/>
    <w:rsid w:val="1D2E4BDF"/>
    <w:rsid w:val="1D3075F1"/>
    <w:rsid w:val="1D364A05"/>
    <w:rsid w:val="1D386E23"/>
    <w:rsid w:val="1D3E6434"/>
    <w:rsid w:val="1D425538"/>
    <w:rsid w:val="1D430A84"/>
    <w:rsid w:val="1D435C51"/>
    <w:rsid w:val="1D457596"/>
    <w:rsid w:val="1D4767B3"/>
    <w:rsid w:val="1D4B1CB2"/>
    <w:rsid w:val="1D4B5C1C"/>
    <w:rsid w:val="1D4B65D0"/>
    <w:rsid w:val="1D4D111F"/>
    <w:rsid w:val="1D4F302D"/>
    <w:rsid w:val="1D513BED"/>
    <w:rsid w:val="1D5368AC"/>
    <w:rsid w:val="1D561A2F"/>
    <w:rsid w:val="1D5F4657"/>
    <w:rsid w:val="1D6A0026"/>
    <w:rsid w:val="1D6B3F53"/>
    <w:rsid w:val="1D6B423E"/>
    <w:rsid w:val="1D6B79D1"/>
    <w:rsid w:val="1D6F158C"/>
    <w:rsid w:val="1D770EF2"/>
    <w:rsid w:val="1D785E09"/>
    <w:rsid w:val="1D7A5CFD"/>
    <w:rsid w:val="1D7C474B"/>
    <w:rsid w:val="1D7D12AD"/>
    <w:rsid w:val="1D7F7CAE"/>
    <w:rsid w:val="1D825CCA"/>
    <w:rsid w:val="1D83045B"/>
    <w:rsid w:val="1D8C4487"/>
    <w:rsid w:val="1D97702A"/>
    <w:rsid w:val="1D9901F2"/>
    <w:rsid w:val="1D9E35BF"/>
    <w:rsid w:val="1D9E578D"/>
    <w:rsid w:val="1D9F56A6"/>
    <w:rsid w:val="1DA10BA9"/>
    <w:rsid w:val="1DA434B1"/>
    <w:rsid w:val="1DA91839"/>
    <w:rsid w:val="1DAB5A96"/>
    <w:rsid w:val="1DAC4A73"/>
    <w:rsid w:val="1DAC5FD6"/>
    <w:rsid w:val="1DB26218"/>
    <w:rsid w:val="1DB35E0D"/>
    <w:rsid w:val="1DB848F1"/>
    <w:rsid w:val="1DB92734"/>
    <w:rsid w:val="1DBC2101"/>
    <w:rsid w:val="1DC16B6F"/>
    <w:rsid w:val="1DC53812"/>
    <w:rsid w:val="1DCA3F6C"/>
    <w:rsid w:val="1DCB7266"/>
    <w:rsid w:val="1DCC2CF2"/>
    <w:rsid w:val="1DCC38DB"/>
    <w:rsid w:val="1DCE22EB"/>
    <w:rsid w:val="1DCF0D5F"/>
    <w:rsid w:val="1DCF3C77"/>
    <w:rsid w:val="1DD07A18"/>
    <w:rsid w:val="1DD21DB6"/>
    <w:rsid w:val="1DD80525"/>
    <w:rsid w:val="1DDD0A0E"/>
    <w:rsid w:val="1DE216A6"/>
    <w:rsid w:val="1DE37094"/>
    <w:rsid w:val="1DE47C8D"/>
    <w:rsid w:val="1DEB2ABD"/>
    <w:rsid w:val="1DEE0CA9"/>
    <w:rsid w:val="1DF150F2"/>
    <w:rsid w:val="1DF15239"/>
    <w:rsid w:val="1DF64A0E"/>
    <w:rsid w:val="1DF90B59"/>
    <w:rsid w:val="1E0248D5"/>
    <w:rsid w:val="1E026E5B"/>
    <w:rsid w:val="1E0311A5"/>
    <w:rsid w:val="1E0353CB"/>
    <w:rsid w:val="1E074323"/>
    <w:rsid w:val="1E0B20A7"/>
    <w:rsid w:val="1E0B56AC"/>
    <w:rsid w:val="1E0F2495"/>
    <w:rsid w:val="1E127BE4"/>
    <w:rsid w:val="1E1430E7"/>
    <w:rsid w:val="1E15610E"/>
    <w:rsid w:val="1E182C39"/>
    <w:rsid w:val="1E191A13"/>
    <w:rsid w:val="1E194E6B"/>
    <w:rsid w:val="1E2334B2"/>
    <w:rsid w:val="1E240BE6"/>
    <w:rsid w:val="1E2440CC"/>
    <w:rsid w:val="1E267FC5"/>
    <w:rsid w:val="1E300EA2"/>
    <w:rsid w:val="1E3360D6"/>
    <w:rsid w:val="1E35536F"/>
    <w:rsid w:val="1E36104A"/>
    <w:rsid w:val="1E3664C7"/>
    <w:rsid w:val="1E3A54B9"/>
    <w:rsid w:val="1E485182"/>
    <w:rsid w:val="1E487BF8"/>
    <w:rsid w:val="1E4A5432"/>
    <w:rsid w:val="1E4F0BBE"/>
    <w:rsid w:val="1E4F376E"/>
    <w:rsid w:val="1E53329D"/>
    <w:rsid w:val="1E54399A"/>
    <w:rsid w:val="1E561306"/>
    <w:rsid w:val="1E5638D0"/>
    <w:rsid w:val="1E5C30D9"/>
    <w:rsid w:val="1E605764"/>
    <w:rsid w:val="1E620C67"/>
    <w:rsid w:val="1E652C76"/>
    <w:rsid w:val="1E683DF8"/>
    <w:rsid w:val="1E6B2FC8"/>
    <w:rsid w:val="1E6C77F5"/>
    <w:rsid w:val="1E6D287C"/>
    <w:rsid w:val="1E707CF3"/>
    <w:rsid w:val="1E707F7D"/>
    <w:rsid w:val="1E720541"/>
    <w:rsid w:val="1E723480"/>
    <w:rsid w:val="1E740183"/>
    <w:rsid w:val="1E740545"/>
    <w:rsid w:val="1E7477FF"/>
    <w:rsid w:val="1E77758A"/>
    <w:rsid w:val="1E78693E"/>
    <w:rsid w:val="1E7A4110"/>
    <w:rsid w:val="1E7B14A1"/>
    <w:rsid w:val="1E7C11D0"/>
    <w:rsid w:val="1E805285"/>
    <w:rsid w:val="1E82559B"/>
    <w:rsid w:val="1E843E19"/>
    <w:rsid w:val="1E88599C"/>
    <w:rsid w:val="1E904580"/>
    <w:rsid w:val="1E937212"/>
    <w:rsid w:val="1E940B26"/>
    <w:rsid w:val="1E954E0B"/>
    <w:rsid w:val="1E9762E3"/>
    <w:rsid w:val="1E9C577D"/>
    <w:rsid w:val="1E9C62B1"/>
    <w:rsid w:val="1EA10FBA"/>
    <w:rsid w:val="1EA34EA8"/>
    <w:rsid w:val="1EA57082"/>
    <w:rsid w:val="1EA62AFC"/>
    <w:rsid w:val="1EAA0C5D"/>
    <w:rsid w:val="1EAA4702"/>
    <w:rsid w:val="1EAF0D67"/>
    <w:rsid w:val="1EB27A06"/>
    <w:rsid w:val="1EB53BCB"/>
    <w:rsid w:val="1EBB1D7B"/>
    <w:rsid w:val="1EBB61BF"/>
    <w:rsid w:val="1EBD5445"/>
    <w:rsid w:val="1EBF5A32"/>
    <w:rsid w:val="1EC17800"/>
    <w:rsid w:val="1EC23B23"/>
    <w:rsid w:val="1EC40E3C"/>
    <w:rsid w:val="1EC7640D"/>
    <w:rsid w:val="1ECB6A7C"/>
    <w:rsid w:val="1ED22B0D"/>
    <w:rsid w:val="1ED81F2B"/>
    <w:rsid w:val="1ED87DF2"/>
    <w:rsid w:val="1EDD63B3"/>
    <w:rsid w:val="1EE12403"/>
    <w:rsid w:val="1EE22006"/>
    <w:rsid w:val="1EE5183F"/>
    <w:rsid w:val="1EE856C9"/>
    <w:rsid w:val="1EE86B3C"/>
    <w:rsid w:val="1EED3BA1"/>
    <w:rsid w:val="1EEF7696"/>
    <w:rsid w:val="1EF210AF"/>
    <w:rsid w:val="1EF42E36"/>
    <w:rsid w:val="1EF4586B"/>
    <w:rsid w:val="1EF74F8A"/>
    <w:rsid w:val="1EF95455"/>
    <w:rsid w:val="1EFA5743"/>
    <w:rsid w:val="1EFE633C"/>
    <w:rsid w:val="1F067F0D"/>
    <w:rsid w:val="1F0700E5"/>
    <w:rsid w:val="1F0C5FF7"/>
    <w:rsid w:val="1F0D6A30"/>
    <w:rsid w:val="1F141E00"/>
    <w:rsid w:val="1F1549AE"/>
    <w:rsid w:val="1F162963"/>
    <w:rsid w:val="1F173C0E"/>
    <w:rsid w:val="1F182E7C"/>
    <w:rsid w:val="1F1851F7"/>
    <w:rsid w:val="1F1A6079"/>
    <w:rsid w:val="1F1B58E4"/>
    <w:rsid w:val="1F1D05D9"/>
    <w:rsid w:val="1F1D3DF5"/>
    <w:rsid w:val="1F1E685B"/>
    <w:rsid w:val="1F203CEC"/>
    <w:rsid w:val="1F232C22"/>
    <w:rsid w:val="1F30423C"/>
    <w:rsid w:val="1F354803"/>
    <w:rsid w:val="1F35723D"/>
    <w:rsid w:val="1F3D5839"/>
    <w:rsid w:val="1F3E1BB6"/>
    <w:rsid w:val="1F41100E"/>
    <w:rsid w:val="1F426FB0"/>
    <w:rsid w:val="1F435D57"/>
    <w:rsid w:val="1F44468F"/>
    <w:rsid w:val="1F465901"/>
    <w:rsid w:val="1F470D1B"/>
    <w:rsid w:val="1F4743F9"/>
    <w:rsid w:val="1F4934E4"/>
    <w:rsid w:val="1F4A5C0B"/>
    <w:rsid w:val="1F4A7AC9"/>
    <w:rsid w:val="1F4B69E7"/>
    <w:rsid w:val="1F4F43D6"/>
    <w:rsid w:val="1F4F5CBA"/>
    <w:rsid w:val="1F5151B3"/>
    <w:rsid w:val="1F520570"/>
    <w:rsid w:val="1F5259A8"/>
    <w:rsid w:val="1F544F24"/>
    <w:rsid w:val="1F580476"/>
    <w:rsid w:val="1F585CFC"/>
    <w:rsid w:val="1F5C2397"/>
    <w:rsid w:val="1F6326CA"/>
    <w:rsid w:val="1F65178F"/>
    <w:rsid w:val="1F65485B"/>
    <w:rsid w:val="1F65507F"/>
    <w:rsid w:val="1F67452F"/>
    <w:rsid w:val="1F741A6E"/>
    <w:rsid w:val="1F7D3F84"/>
    <w:rsid w:val="1F8061C0"/>
    <w:rsid w:val="1F852692"/>
    <w:rsid w:val="1F894109"/>
    <w:rsid w:val="1F89772D"/>
    <w:rsid w:val="1F8A268F"/>
    <w:rsid w:val="1F8C7519"/>
    <w:rsid w:val="1F8E03D1"/>
    <w:rsid w:val="1F8E05D4"/>
    <w:rsid w:val="1F922AAD"/>
    <w:rsid w:val="1F9C45D4"/>
    <w:rsid w:val="1F9F7402"/>
    <w:rsid w:val="1FA12AD0"/>
    <w:rsid w:val="1FA4371A"/>
    <w:rsid w:val="1FA67757"/>
    <w:rsid w:val="1FAD4DEA"/>
    <w:rsid w:val="1FB11C0E"/>
    <w:rsid w:val="1FB11FB2"/>
    <w:rsid w:val="1FB219E1"/>
    <w:rsid w:val="1FC30E2E"/>
    <w:rsid w:val="1FC3564F"/>
    <w:rsid w:val="1FC62D4B"/>
    <w:rsid w:val="1FCA6900"/>
    <w:rsid w:val="1FCC48C6"/>
    <w:rsid w:val="1FD16A04"/>
    <w:rsid w:val="1FD420A9"/>
    <w:rsid w:val="1FD60809"/>
    <w:rsid w:val="1FD90528"/>
    <w:rsid w:val="1FE15864"/>
    <w:rsid w:val="1FE559E6"/>
    <w:rsid w:val="1FE65377"/>
    <w:rsid w:val="1FEE1AD2"/>
    <w:rsid w:val="1FF12985"/>
    <w:rsid w:val="1FFB69DF"/>
    <w:rsid w:val="1FFE29DE"/>
    <w:rsid w:val="20016AE4"/>
    <w:rsid w:val="20035D31"/>
    <w:rsid w:val="20043953"/>
    <w:rsid w:val="200556C6"/>
    <w:rsid w:val="20090C87"/>
    <w:rsid w:val="200A298F"/>
    <w:rsid w:val="200C7DF6"/>
    <w:rsid w:val="200E71CA"/>
    <w:rsid w:val="20112F2C"/>
    <w:rsid w:val="20144903"/>
    <w:rsid w:val="201F4440"/>
    <w:rsid w:val="20256D7A"/>
    <w:rsid w:val="20291711"/>
    <w:rsid w:val="202A578D"/>
    <w:rsid w:val="202D6457"/>
    <w:rsid w:val="202E7AC9"/>
    <w:rsid w:val="202F7A8E"/>
    <w:rsid w:val="20343FB1"/>
    <w:rsid w:val="20346964"/>
    <w:rsid w:val="20346CC7"/>
    <w:rsid w:val="20403638"/>
    <w:rsid w:val="2042383B"/>
    <w:rsid w:val="204B491E"/>
    <w:rsid w:val="204C373F"/>
    <w:rsid w:val="204F377A"/>
    <w:rsid w:val="205D1854"/>
    <w:rsid w:val="205D7CB7"/>
    <w:rsid w:val="206125E4"/>
    <w:rsid w:val="20614EA1"/>
    <w:rsid w:val="20640AD5"/>
    <w:rsid w:val="20664F28"/>
    <w:rsid w:val="20673544"/>
    <w:rsid w:val="206E373F"/>
    <w:rsid w:val="20721653"/>
    <w:rsid w:val="2074194C"/>
    <w:rsid w:val="207C15C0"/>
    <w:rsid w:val="207C4301"/>
    <w:rsid w:val="208261AE"/>
    <w:rsid w:val="20851F70"/>
    <w:rsid w:val="2087589F"/>
    <w:rsid w:val="2088504B"/>
    <w:rsid w:val="208979DE"/>
    <w:rsid w:val="208D430A"/>
    <w:rsid w:val="208E0525"/>
    <w:rsid w:val="2092426F"/>
    <w:rsid w:val="20927797"/>
    <w:rsid w:val="20946FC1"/>
    <w:rsid w:val="2096607A"/>
    <w:rsid w:val="209773DF"/>
    <w:rsid w:val="20984AD6"/>
    <w:rsid w:val="20996C08"/>
    <w:rsid w:val="209A6A64"/>
    <w:rsid w:val="209B180C"/>
    <w:rsid w:val="209B4153"/>
    <w:rsid w:val="209B62A2"/>
    <w:rsid w:val="209E00A6"/>
    <w:rsid w:val="209E398C"/>
    <w:rsid w:val="20A11B11"/>
    <w:rsid w:val="20A13715"/>
    <w:rsid w:val="20A139CA"/>
    <w:rsid w:val="20A2341C"/>
    <w:rsid w:val="20A5212C"/>
    <w:rsid w:val="20A67B9D"/>
    <w:rsid w:val="20AC58D1"/>
    <w:rsid w:val="20AD1286"/>
    <w:rsid w:val="20B100C3"/>
    <w:rsid w:val="20B25844"/>
    <w:rsid w:val="20B45157"/>
    <w:rsid w:val="20B47D39"/>
    <w:rsid w:val="20B76E33"/>
    <w:rsid w:val="20BA3092"/>
    <w:rsid w:val="20BC57DC"/>
    <w:rsid w:val="20BD5112"/>
    <w:rsid w:val="20BE75C8"/>
    <w:rsid w:val="20C44793"/>
    <w:rsid w:val="20CA65D5"/>
    <w:rsid w:val="20CD0582"/>
    <w:rsid w:val="20D472AE"/>
    <w:rsid w:val="20DC13EA"/>
    <w:rsid w:val="20DC37B9"/>
    <w:rsid w:val="20DE07ED"/>
    <w:rsid w:val="20DE69D7"/>
    <w:rsid w:val="20E229DD"/>
    <w:rsid w:val="20E410BA"/>
    <w:rsid w:val="20E928CA"/>
    <w:rsid w:val="20EB1E49"/>
    <w:rsid w:val="20EC2ECA"/>
    <w:rsid w:val="20EC6113"/>
    <w:rsid w:val="20F1259A"/>
    <w:rsid w:val="20F42B25"/>
    <w:rsid w:val="20F4351F"/>
    <w:rsid w:val="20F63C19"/>
    <w:rsid w:val="20F91BA5"/>
    <w:rsid w:val="20FC6BDA"/>
    <w:rsid w:val="20FF3942"/>
    <w:rsid w:val="20FF3AAE"/>
    <w:rsid w:val="21012825"/>
    <w:rsid w:val="21035DA4"/>
    <w:rsid w:val="21040423"/>
    <w:rsid w:val="21045198"/>
    <w:rsid w:val="210A797F"/>
    <w:rsid w:val="210C5A42"/>
    <w:rsid w:val="210F0729"/>
    <w:rsid w:val="211D0C90"/>
    <w:rsid w:val="211D0CA9"/>
    <w:rsid w:val="211F02FC"/>
    <w:rsid w:val="21243CEE"/>
    <w:rsid w:val="212743C3"/>
    <w:rsid w:val="212844E2"/>
    <w:rsid w:val="212C548F"/>
    <w:rsid w:val="212C6E82"/>
    <w:rsid w:val="212D6B7C"/>
    <w:rsid w:val="212F58D3"/>
    <w:rsid w:val="21316837"/>
    <w:rsid w:val="2133119C"/>
    <w:rsid w:val="213A2261"/>
    <w:rsid w:val="213B04B4"/>
    <w:rsid w:val="213C0093"/>
    <w:rsid w:val="213E0389"/>
    <w:rsid w:val="213E4898"/>
    <w:rsid w:val="213F42E0"/>
    <w:rsid w:val="213F5581"/>
    <w:rsid w:val="2140420F"/>
    <w:rsid w:val="21407011"/>
    <w:rsid w:val="21410BF0"/>
    <w:rsid w:val="21430D20"/>
    <w:rsid w:val="21466B38"/>
    <w:rsid w:val="2148135D"/>
    <w:rsid w:val="214A4AF6"/>
    <w:rsid w:val="214D4D3D"/>
    <w:rsid w:val="214F1432"/>
    <w:rsid w:val="215125D1"/>
    <w:rsid w:val="2151694C"/>
    <w:rsid w:val="215548AB"/>
    <w:rsid w:val="21583244"/>
    <w:rsid w:val="215A1465"/>
    <w:rsid w:val="215C1C4A"/>
    <w:rsid w:val="215C3E48"/>
    <w:rsid w:val="215E5EE7"/>
    <w:rsid w:val="215F6467"/>
    <w:rsid w:val="21611605"/>
    <w:rsid w:val="216B0BDF"/>
    <w:rsid w:val="216C628C"/>
    <w:rsid w:val="216E7317"/>
    <w:rsid w:val="217037D9"/>
    <w:rsid w:val="2175031C"/>
    <w:rsid w:val="217649F2"/>
    <w:rsid w:val="2178758E"/>
    <w:rsid w:val="217A523C"/>
    <w:rsid w:val="217F4577"/>
    <w:rsid w:val="2182368B"/>
    <w:rsid w:val="218345C1"/>
    <w:rsid w:val="2184254B"/>
    <w:rsid w:val="2186536E"/>
    <w:rsid w:val="21895846"/>
    <w:rsid w:val="219026E4"/>
    <w:rsid w:val="21951F92"/>
    <w:rsid w:val="2195317C"/>
    <w:rsid w:val="2198544C"/>
    <w:rsid w:val="219D3573"/>
    <w:rsid w:val="21A342FC"/>
    <w:rsid w:val="21A65E32"/>
    <w:rsid w:val="21A76BC6"/>
    <w:rsid w:val="21A912C9"/>
    <w:rsid w:val="21A92DE7"/>
    <w:rsid w:val="21A96027"/>
    <w:rsid w:val="21AB74EA"/>
    <w:rsid w:val="21AD0103"/>
    <w:rsid w:val="21AD294D"/>
    <w:rsid w:val="21AE5809"/>
    <w:rsid w:val="21B04E22"/>
    <w:rsid w:val="21B52BDE"/>
    <w:rsid w:val="21B614A7"/>
    <w:rsid w:val="21BE6CA1"/>
    <w:rsid w:val="21C00EF8"/>
    <w:rsid w:val="21CE1B3F"/>
    <w:rsid w:val="21D00159"/>
    <w:rsid w:val="21D657D5"/>
    <w:rsid w:val="21DA4716"/>
    <w:rsid w:val="21E24981"/>
    <w:rsid w:val="21E467E1"/>
    <w:rsid w:val="21E477ED"/>
    <w:rsid w:val="21ED1206"/>
    <w:rsid w:val="21F303DF"/>
    <w:rsid w:val="21F35640"/>
    <w:rsid w:val="21F47521"/>
    <w:rsid w:val="21F55977"/>
    <w:rsid w:val="21FB1B9A"/>
    <w:rsid w:val="22001938"/>
    <w:rsid w:val="2200474E"/>
    <w:rsid w:val="22004956"/>
    <w:rsid w:val="22007210"/>
    <w:rsid w:val="22015A12"/>
    <w:rsid w:val="22021FD0"/>
    <w:rsid w:val="22067B1F"/>
    <w:rsid w:val="2207550E"/>
    <w:rsid w:val="220B342F"/>
    <w:rsid w:val="220E6041"/>
    <w:rsid w:val="220E74EF"/>
    <w:rsid w:val="22112BF3"/>
    <w:rsid w:val="221159B6"/>
    <w:rsid w:val="221B2AC3"/>
    <w:rsid w:val="221B2F81"/>
    <w:rsid w:val="221C0280"/>
    <w:rsid w:val="221E1DAC"/>
    <w:rsid w:val="22202FDC"/>
    <w:rsid w:val="22214E8B"/>
    <w:rsid w:val="22221D4B"/>
    <w:rsid w:val="2222290C"/>
    <w:rsid w:val="222422C5"/>
    <w:rsid w:val="223359F9"/>
    <w:rsid w:val="223505D2"/>
    <w:rsid w:val="22395DB5"/>
    <w:rsid w:val="223D54A5"/>
    <w:rsid w:val="223E0D35"/>
    <w:rsid w:val="22401BF7"/>
    <w:rsid w:val="22436C3F"/>
    <w:rsid w:val="22441541"/>
    <w:rsid w:val="22473ADA"/>
    <w:rsid w:val="224750CA"/>
    <w:rsid w:val="224B74B8"/>
    <w:rsid w:val="224D4A55"/>
    <w:rsid w:val="224F7F58"/>
    <w:rsid w:val="22513F3C"/>
    <w:rsid w:val="22536767"/>
    <w:rsid w:val="22574413"/>
    <w:rsid w:val="225823D4"/>
    <w:rsid w:val="225A1E85"/>
    <w:rsid w:val="225C07C1"/>
    <w:rsid w:val="225C42F3"/>
    <w:rsid w:val="225E4CF0"/>
    <w:rsid w:val="225E6384"/>
    <w:rsid w:val="225F1AB8"/>
    <w:rsid w:val="225F7093"/>
    <w:rsid w:val="22613263"/>
    <w:rsid w:val="226221FA"/>
    <w:rsid w:val="2268048A"/>
    <w:rsid w:val="22692DFE"/>
    <w:rsid w:val="22695329"/>
    <w:rsid w:val="226A5078"/>
    <w:rsid w:val="226B2EF1"/>
    <w:rsid w:val="226B7889"/>
    <w:rsid w:val="226D1EFB"/>
    <w:rsid w:val="22720E6B"/>
    <w:rsid w:val="227359A0"/>
    <w:rsid w:val="227609D7"/>
    <w:rsid w:val="22761351"/>
    <w:rsid w:val="2278331B"/>
    <w:rsid w:val="2279359A"/>
    <w:rsid w:val="227A06B2"/>
    <w:rsid w:val="227E4224"/>
    <w:rsid w:val="227F0BE7"/>
    <w:rsid w:val="22801251"/>
    <w:rsid w:val="228E7A3D"/>
    <w:rsid w:val="2295013A"/>
    <w:rsid w:val="22991F4F"/>
    <w:rsid w:val="229E7CD7"/>
    <w:rsid w:val="22A225E3"/>
    <w:rsid w:val="22A31FA5"/>
    <w:rsid w:val="22A47145"/>
    <w:rsid w:val="22A87231"/>
    <w:rsid w:val="22A93109"/>
    <w:rsid w:val="22AD1F08"/>
    <w:rsid w:val="22B32C51"/>
    <w:rsid w:val="22B33A63"/>
    <w:rsid w:val="22B5280F"/>
    <w:rsid w:val="22B63028"/>
    <w:rsid w:val="22B83D7E"/>
    <w:rsid w:val="22B8406A"/>
    <w:rsid w:val="22BA7F86"/>
    <w:rsid w:val="22C61C23"/>
    <w:rsid w:val="22C8691D"/>
    <w:rsid w:val="22C9115D"/>
    <w:rsid w:val="22CA6AE1"/>
    <w:rsid w:val="22CB5B15"/>
    <w:rsid w:val="22CD23FC"/>
    <w:rsid w:val="22CF5D91"/>
    <w:rsid w:val="22D20BF0"/>
    <w:rsid w:val="22D46BB9"/>
    <w:rsid w:val="22D60787"/>
    <w:rsid w:val="22D636B5"/>
    <w:rsid w:val="22D7047B"/>
    <w:rsid w:val="22D72D9A"/>
    <w:rsid w:val="22D732F4"/>
    <w:rsid w:val="22DC1D66"/>
    <w:rsid w:val="22DC714D"/>
    <w:rsid w:val="22DD147A"/>
    <w:rsid w:val="22DD3AB0"/>
    <w:rsid w:val="22DD5C1A"/>
    <w:rsid w:val="22DE797A"/>
    <w:rsid w:val="22DF7B4E"/>
    <w:rsid w:val="22E409C9"/>
    <w:rsid w:val="22E4624E"/>
    <w:rsid w:val="22E76D4A"/>
    <w:rsid w:val="22E83DC6"/>
    <w:rsid w:val="22E919B0"/>
    <w:rsid w:val="22EE2836"/>
    <w:rsid w:val="22EF5DA9"/>
    <w:rsid w:val="22F016A8"/>
    <w:rsid w:val="22F11CE0"/>
    <w:rsid w:val="22F94B6E"/>
    <w:rsid w:val="22FC4EAE"/>
    <w:rsid w:val="22FF3963"/>
    <w:rsid w:val="2303547D"/>
    <w:rsid w:val="230417FD"/>
    <w:rsid w:val="23044C60"/>
    <w:rsid w:val="23070462"/>
    <w:rsid w:val="23073E87"/>
    <w:rsid w:val="230F107C"/>
    <w:rsid w:val="2312045C"/>
    <w:rsid w:val="23125D9A"/>
    <w:rsid w:val="231614F5"/>
    <w:rsid w:val="231A2F41"/>
    <w:rsid w:val="231A6192"/>
    <w:rsid w:val="231C05A6"/>
    <w:rsid w:val="23200477"/>
    <w:rsid w:val="2326097B"/>
    <w:rsid w:val="23273AFC"/>
    <w:rsid w:val="23274C8A"/>
    <w:rsid w:val="23290988"/>
    <w:rsid w:val="23291737"/>
    <w:rsid w:val="232D71F6"/>
    <w:rsid w:val="232F4B98"/>
    <w:rsid w:val="232F641B"/>
    <w:rsid w:val="233216EA"/>
    <w:rsid w:val="23355310"/>
    <w:rsid w:val="23397608"/>
    <w:rsid w:val="233B046D"/>
    <w:rsid w:val="233E0A85"/>
    <w:rsid w:val="233E5662"/>
    <w:rsid w:val="233E6F01"/>
    <w:rsid w:val="234207B5"/>
    <w:rsid w:val="2347110F"/>
    <w:rsid w:val="23491D5C"/>
    <w:rsid w:val="234C3B50"/>
    <w:rsid w:val="234D23FA"/>
    <w:rsid w:val="23510E00"/>
    <w:rsid w:val="235164CA"/>
    <w:rsid w:val="235766AF"/>
    <w:rsid w:val="235776B7"/>
    <w:rsid w:val="23595A49"/>
    <w:rsid w:val="235E3824"/>
    <w:rsid w:val="235E4782"/>
    <w:rsid w:val="236000FC"/>
    <w:rsid w:val="23633A14"/>
    <w:rsid w:val="23642BA5"/>
    <w:rsid w:val="2367563A"/>
    <w:rsid w:val="237041B5"/>
    <w:rsid w:val="23731787"/>
    <w:rsid w:val="23731FA6"/>
    <w:rsid w:val="23746A36"/>
    <w:rsid w:val="23812846"/>
    <w:rsid w:val="238719E2"/>
    <w:rsid w:val="23880F5A"/>
    <w:rsid w:val="238A1689"/>
    <w:rsid w:val="238A4919"/>
    <w:rsid w:val="23910F92"/>
    <w:rsid w:val="239C4118"/>
    <w:rsid w:val="239E30FD"/>
    <w:rsid w:val="239E5F11"/>
    <w:rsid w:val="239F403F"/>
    <w:rsid w:val="23A82640"/>
    <w:rsid w:val="23B62465"/>
    <w:rsid w:val="23B804E3"/>
    <w:rsid w:val="23BA2A2E"/>
    <w:rsid w:val="23BB489A"/>
    <w:rsid w:val="23BB5D92"/>
    <w:rsid w:val="23BF6EB5"/>
    <w:rsid w:val="23C429DD"/>
    <w:rsid w:val="23C460E2"/>
    <w:rsid w:val="23C56ADE"/>
    <w:rsid w:val="23CA0E63"/>
    <w:rsid w:val="23CC6025"/>
    <w:rsid w:val="23CF38CC"/>
    <w:rsid w:val="23D24A8F"/>
    <w:rsid w:val="23D945F0"/>
    <w:rsid w:val="23D949E2"/>
    <w:rsid w:val="23E51E31"/>
    <w:rsid w:val="23E54E99"/>
    <w:rsid w:val="23E83783"/>
    <w:rsid w:val="23E9430C"/>
    <w:rsid w:val="23EC3F45"/>
    <w:rsid w:val="23EC42D4"/>
    <w:rsid w:val="23ED6ABF"/>
    <w:rsid w:val="23EF2E6A"/>
    <w:rsid w:val="23F00678"/>
    <w:rsid w:val="23F22B60"/>
    <w:rsid w:val="23F30ADC"/>
    <w:rsid w:val="23F357BC"/>
    <w:rsid w:val="23F661B2"/>
    <w:rsid w:val="23F87B9C"/>
    <w:rsid w:val="23F90E70"/>
    <w:rsid w:val="23FB5A1D"/>
    <w:rsid w:val="23FF3211"/>
    <w:rsid w:val="24026E65"/>
    <w:rsid w:val="240369B0"/>
    <w:rsid w:val="240376CF"/>
    <w:rsid w:val="2405500B"/>
    <w:rsid w:val="240905AE"/>
    <w:rsid w:val="240C1363"/>
    <w:rsid w:val="240E690D"/>
    <w:rsid w:val="24105F61"/>
    <w:rsid w:val="24110601"/>
    <w:rsid w:val="2413693F"/>
    <w:rsid w:val="241528C5"/>
    <w:rsid w:val="24181075"/>
    <w:rsid w:val="241A6A23"/>
    <w:rsid w:val="241C17CD"/>
    <w:rsid w:val="242037F4"/>
    <w:rsid w:val="242520DD"/>
    <w:rsid w:val="24262E07"/>
    <w:rsid w:val="24277D33"/>
    <w:rsid w:val="242A0465"/>
    <w:rsid w:val="24306B55"/>
    <w:rsid w:val="2431055B"/>
    <w:rsid w:val="24323971"/>
    <w:rsid w:val="243621AF"/>
    <w:rsid w:val="243808C8"/>
    <w:rsid w:val="2438587A"/>
    <w:rsid w:val="243954FA"/>
    <w:rsid w:val="243B2DE8"/>
    <w:rsid w:val="243B4281"/>
    <w:rsid w:val="243C4752"/>
    <w:rsid w:val="243C7F9F"/>
    <w:rsid w:val="243E5A86"/>
    <w:rsid w:val="244560E4"/>
    <w:rsid w:val="244A5795"/>
    <w:rsid w:val="244B5B3B"/>
    <w:rsid w:val="244C474D"/>
    <w:rsid w:val="244C63AD"/>
    <w:rsid w:val="24566E3A"/>
    <w:rsid w:val="245A20F6"/>
    <w:rsid w:val="24616C67"/>
    <w:rsid w:val="24637DDA"/>
    <w:rsid w:val="24652A99"/>
    <w:rsid w:val="246715C9"/>
    <w:rsid w:val="246C3A9B"/>
    <w:rsid w:val="246D7A6E"/>
    <w:rsid w:val="2470460F"/>
    <w:rsid w:val="2476535F"/>
    <w:rsid w:val="247701A7"/>
    <w:rsid w:val="247E5FEF"/>
    <w:rsid w:val="247F2975"/>
    <w:rsid w:val="24821172"/>
    <w:rsid w:val="2483051D"/>
    <w:rsid w:val="248A4000"/>
    <w:rsid w:val="248E1CB6"/>
    <w:rsid w:val="249071EA"/>
    <w:rsid w:val="24977C25"/>
    <w:rsid w:val="24990914"/>
    <w:rsid w:val="249A0342"/>
    <w:rsid w:val="249B775A"/>
    <w:rsid w:val="249C1431"/>
    <w:rsid w:val="249C249A"/>
    <w:rsid w:val="249E6875"/>
    <w:rsid w:val="249F5E84"/>
    <w:rsid w:val="24AB50DE"/>
    <w:rsid w:val="24B35562"/>
    <w:rsid w:val="24B6323A"/>
    <w:rsid w:val="24B916B7"/>
    <w:rsid w:val="24B93241"/>
    <w:rsid w:val="24C5754F"/>
    <w:rsid w:val="24C6744E"/>
    <w:rsid w:val="24CE251F"/>
    <w:rsid w:val="24D01A58"/>
    <w:rsid w:val="24D40FD5"/>
    <w:rsid w:val="24D4724F"/>
    <w:rsid w:val="24D64C92"/>
    <w:rsid w:val="24D91A93"/>
    <w:rsid w:val="24DA62C8"/>
    <w:rsid w:val="24DC0A87"/>
    <w:rsid w:val="24E93733"/>
    <w:rsid w:val="24EC1837"/>
    <w:rsid w:val="24F87E2F"/>
    <w:rsid w:val="25015FDF"/>
    <w:rsid w:val="25030550"/>
    <w:rsid w:val="25034D6F"/>
    <w:rsid w:val="250C23E2"/>
    <w:rsid w:val="250D0D56"/>
    <w:rsid w:val="250D7171"/>
    <w:rsid w:val="250F2961"/>
    <w:rsid w:val="25102E02"/>
    <w:rsid w:val="251174C3"/>
    <w:rsid w:val="25157EDB"/>
    <w:rsid w:val="25171665"/>
    <w:rsid w:val="251A6110"/>
    <w:rsid w:val="251B768D"/>
    <w:rsid w:val="25201426"/>
    <w:rsid w:val="252A06D9"/>
    <w:rsid w:val="252B6D76"/>
    <w:rsid w:val="252C612A"/>
    <w:rsid w:val="25333C60"/>
    <w:rsid w:val="25343BB9"/>
    <w:rsid w:val="25384764"/>
    <w:rsid w:val="253A7841"/>
    <w:rsid w:val="25400372"/>
    <w:rsid w:val="25444AB3"/>
    <w:rsid w:val="25467B90"/>
    <w:rsid w:val="25482B1F"/>
    <w:rsid w:val="254C1393"/>
    <w:rsid w:val="25531684"/>
    <w:rsid w:val="2555235A"/>
    <w:rsid w:val="2557312A"/>
    <w:rsid w:val="255743C7"/>
    <w:rsid w:val="25623237"/>
    <w:rsid w:val="25664885"/>
    <w:rsid w:val="256A4CCE"/>
    <w:rsid w:val="256B6F48"/>
    <w:rsid w:val="256F5577"/>
    <w:rsid w:val="25731435"/>
    <w:rsid w:val="257445C9"/>
    <w:rsid w:val="25764939"/>
    <w:rsid w:val="2578442C"/>
    <w:rsid w:val="257A6CB1"/>
    <w:rsid w:val="25801095"/>
    <w:rsid w:val="2580751D"/>
    <w:rsid w:val="25833F44"/>
    <w:rsid w:val="25844FA2"/>
    <w:rsid w:val="258575F2"/>
    <w:rsid w:val="258673AC"/>
    <w:rsid w:val="258D0FE4"/>
    <w:rsid w:val="25925214"/>
    <w:rsid w:val="2593730F"/>
    <w:rsid w:val="2598165C"/>
    <w:rsid w:val="259A0DCE"/>
    <w:rsid w:val="259A49B8"/>
    <w:rsid w:val="25A2281E"/>
    <w:rsid w:val="25A260C0"/>
    <w:rsid w:val="25A6396F"/>
    <w:rsid w:val="25A70F54"/>
    <w:rsid w:val="25A719FC"/>
    <w:rsid w:val="25A92259"/>
    <w:rsid w:val="25AA630C"/>
    <w:rsid w:val="25AB00AF"/>
    <w:rsid w:val="25AE3E94"/>
    <w:rsid w:val="25AF3D4C"/>
    <w:rsid w:val="25B0194E"/>
    <w:rsid w:val="25B4489F"/>
    <w:rsid w:val="25BA5EE3"/>
    <w:rsid w:val="25BD4A31"/>
    <w:rsid w:val="25BE68DC"/>
    <w:rsid w:val="25C02ED8"/>
    <w:rsid w:val="25C107A4"/>
    <w:rsid w:val="25C21130"/>
    <w:rsid w:val="25C32E03"/>
    <w:rsid w:val="25C33A68"/>
    <w:rsid w:val="25C35FA2"/>
    <w:rsid w:val="25C816F5"/>
    <w:rsid w:val="25CC7E75"/>
    <w:rsid w:val="25CF6C41"/>
    <w:rsid w:val="25D2561C"/>
    <w:rsid w:val="25D71857"/>
    <w:rsid w:val="25DC245E"/>
    <w:rsid w:val="25E061C1"/>
    <w:rsid w:val="25E27268"/>
    <w:rsid w:val="25E47E2D"/>
    <w:rsid w:val="25E855C0"/>
    <w:rsid w:val="25E857BF"/>
    <w:rsid w:val="25EE17A0"/>
    <w:rsid w:val="25F06A98"/>
    <w:rsid w:val="25F42FC2"/>
    <w:rsid w:val="25F66E08"/>
    <w:rsid w:val="25FA2F5D"/>
    <w:rsid w:val="25FE29A0"/>
    <w:rsid w:val="25FE40DF"/>
    <w:rsid w:val="260119B1"/>
    <w:rsid w:val="260720E0"/>
    <w:rsid w:val="26075279"/>
    <w:rsid w:val="260B398B"/>
    <w:rsid w:val="260E24DB"/>
    <w:rsid w:val="260E3974"/>
    <w:rsid w:val="260F6AAA"/>
    <w:rsid w:val="26116946"/>
    <w:rsid w:val="261674EF"/>
    <w:rsid w:val="261F3C59"/>
    <w:rsid w:val="2620489C"/>
    <w:rsid w:val="26292F95"/>
    <w:rsid w:val="262955E7"/>
    <w:rsid w:val="26302819"/>
    <w:rsid w:val="26314544"/>
    <w:rsid w:val="26314D5B"/>
    <w:rsid w:val="263317CE"/>
    <w:rsid w:val="263712CE"/>
    <w:rsid w:val="26391CED"/>
    <w:rsid w:val="263A3473"/>
    <w:rsid w:val="263C4FDA"/>
    <w:rsid w:val="263F2B4C"/>
    <w:rsid w:val="264077F9"/>
    <w:rsid w:val="26430DD2"/>
    <w:rsid w:val="264542D6"/>
    <w:rsid w:val="264A7953"/>
    <w:rsid w:val="264B0AC1"/>
    <w:rsid w:val="264B76AE"/>
    <w:rsid w:val="264F65DA"/>
    <w:rsid w:val="265159A9"/>
    <w:rsid w:val="265312CB"/>
    <w:rsid w:val="265343B3"/>
    <w:rsid w:val="26534EAF"/>
    <w:rsid w:val="26535C37"/>
    <w:rsid w:val="26592AA7"/>
    <w:rsid w:val="265C3DCD"/>
    <w:rsid w:val="26622CD9"/>
    <w:rsid w:val="26641C0F"/>
    <w:rsid w:val="266447D8"/>
    <w:rsid w:val="26675F83"/>
    <w:rsid w:val="2669584C"/>
    <w:rsid w:val="266B0CE1"/>
    <w:rsid w:val="266B1CD9"/>
    <w:rsid w:val="266D4588"/>
    <w:rsid w:val="266D6D30"/>
    <w:rsid w:val="266F00BE"/>
    <w:rsid w:val="26743BD0"/>
    <w:rsid w:val="267B1BA1"/>
    <w:rsid w:val="267C524D"/>
    <w:rsid w:val="2682427F"/>
    <w:rsid w:val="268351A9"/>
    <w:rsid w:val="26854487"/>
    <w:rsid w:val="268824FB"/>
    <w:rsid w:val="26883BFD"/>
    <w:rsid w:val="268A7A5B"/>
    <w:rsid w:val="268F70A7"/>
    <w:rsid w:val="26906CD3"/>
    <w:rsid w:val="26936B88"/>
    <w:rsid w:val="26966672"/>
    <w:rsid w:val="269A7111"/>
    <w:rsid w:val="269E74FD"/>
    <w:rsid w:val="269E7CC7"/>
    <w:rsid w:val="269F76D0"/>
    <w:rsid w:val="26A22471"/>
    <w:rsid w:val="26A27965"/>
    <w:rsid w:val="26A33037"/>
    <w:rsid w:val="26A80AF7"/>
    <w:rsid w:val="26A91DFC"/>
    <w:rsid w:val="26A91F1C"/>
    <w:rsid w:val="26A95B83"/>
    <w:rsid w:val="26AA226D"/>
    <w:rsid w:val="26AC0E4B"/>
    <w:rsid w:val="26AC40CA"/>
    <w:rsid w:val="26AD773A"/>
    <w:rsid w:val="26AE6283"/>
    <w:rsid w:val="26B20E99"/>
    <w:rsid w:val="26B43542"/>
    <w:rsid w:val="26B60E5E"/>
    <w:rsid w:val="26B8258F"/>
    <w:rsid w:val="26B853D3"/>
    <w:rsid w:val="26B86326"/>
    <w:rsid w:val="26BC301B"/>
    <w:rsid w:val="26BD05CC"/>
    <w:rsid w:val="26C01FCC"/>
    <w:rsid w:val="26CB1F30"/>
    <w:rsid w:val="26CC0F35"/>
    <w:rsid w:val="26CD1C30"/>
    <w:rsid w:val="26D012EB"/>
    <w:rsid w:val="26D1361A"/>
    <w:rsid w:val="26D37C3E"/>
    <w:rsid w:val="26DA3745"/>
    <w:rsid w:val="26DD6A0B"/>
    <w:rsid w:val="26E87953"/>
    <w:rsid w:val="26E94EBB"/>
    <w:rsid w:val="26EB48D0"/>
    <w:rsid w:val="26EE569A"/>
    <w:rsid w:val="26EE7F3A"/>
    <w:rsid w:val="26EF38BC"/>
    <w:rsid w:val="26F25677"/>
    <w:rsid w:val="26F3586F"/>
    <w:rsid w:val="26F45C57"/>
    <w:rsid w:val="26F957EC"/>
    <w:rsid w:val="26FF114B"/>
    <w:rsid w:val="26FF21B6"/>
    <w:rsid w:val="26FF42AD"/>
    <w:rsid w:val="26FF57FB"/>
    <w:rsid w:val="27025275"/>
    <w:rsid w:val="27044E74"/>
    <w:rsid w:val="27065045"/>
    <w:rsid w:val="270840FB"/>
    <w:rsid w:val="27086A54"/>
    <w:rsid w:val="27086F47"/>
    <w:rsid w:val="270A52B7"/>
    <w:rsid w:val="27116080"/>
    <w:rsid w:val="27127D13"/>
    <w:rsid w:val="27166BAC"/>
    <w:rsid w:val="271879AA"/>
    <w:rsid w:val="271B4FBD"/>
    <w:rsid w:val="271F02E7"/>
    <w:rsid w:val="27202D3F"/>
    <w:rsid w:val="27256898"/>
    <w:rsid w:val="27264C48"/>
    <w:rsid w:val="27275C00"/>
    <w:rsid w:val="27277CB4"/>
    <w:rsid w:val="27281746"/>
    <w:rsid w:val="272B10D0"/>
    <w:rsid w:val="272B5D53"/>
    <w:rsid w:val="272E199A"/>
    <w:rsid w:val="272E2055"/>
    <w:rsid w:val="272F4DD4"/>
    <w:rsid w:val="27313F86"/>
    <w:rsid w:val="2731539E"/>
    <w:rsid w:val="2732746B"/>
    <w:rsid w:val="273B31CB"/>
    <w:rsid w:val="273D7472"/>
    <w:rsid w:val="273F3828"/>
    <w:rsid w:val="27436777"/>
    <w:rsid w:val="27455CBA"/>
    <w:rsid w:val="27471D5C"/>
    <w:rsid w:val="2747750B"/>
    <w:rsid w:val="274777FA"/>
    <w:rsid w:val="274C4E88"/>
    <w:rsid w:val="274D5881"/>
    <w:rsid w:val="274E2589"/>
    <w:rsid w:val="2752044D"/>
    <w:rsid w:val="27552DAC"/>
    <w:rsid w:val="275B1554"/>
    <w:rsid w:val="2762746D"/>
    <w:rsid w:val="276521AF"/>
    <w:rsid w:val="27657FB0"/>
    <w:rsid w:val="276903DC"/>
    <w:rsid w:val="276E2AD0"/>
    <w:rsid w:val="276E3333"/>
    <w:rsid w:val="276F308F"/>
    <w:rsid w:val="277067E5"/>
    <w:rsid w:val="27725120"/>
    <w:rsid w:val="27770850"/>
    <w:rsid w:val="277B3382"/>
    <w:rsid w:val="277E52D7"/>
    <w:rsid w:val="27800B3E"/>
    <w:rsid w:val="2783440B"/>
    <w:rsid w:val="27971381"/>
    <w:rsid w:val="27976333"/>
    <w:rsid w:val="2798068B"/>
    <w:rsid w:val="27991097"/>
    <w:rsid w:val="27991704"/>
    <w:rsid w:val="279C1D6F"/>
    <w:rsid w:val="27A1608A"/>
    <w:rsid w:val="27A924FE"/>
    <w:rsid w:val="27AA4ACC"/>
    <w:rsid w:val="27AD6F6C"/>
    <w:rsid w:val="27B25D05"/>
    <w:rsid w:val="27B30CA6"/>
    <w:rsid w:val="27B66AB6"/>
    <w:rsid w:val="27B70BF4"/>
    <w:rsid w:val="27BA5E6D"/>
    <w:rsid w:val="27BA678E"/>
    <w:rsid w:val="27BE60C1"/>
    <w:rsid w:val="27BF1DB8"/>
    <w:rsid w:val="27C10A73"/>
    <w:rsid w:val="27C87ECF"/>
    <w:rsid w:val="27C912D3"/>
    <w:rsid w:val="27CE3487"/>
    <w:rsid w:val="27CF699E"/>
    <w:rsid w:val="27D86C6A"/>
    <w:rsid w:val="27DF665C"/>
    <w:rsid w:val="27E62C4D"/>
    <w:rsid w:val="27E824FF"/>
    <w:rsid w:val="27E91BCE"/>
    <w:rsid w:val="27ED0B20"/>
    <w:rsid w:val="27F145C3"/>
    <w:rsid w:val="27F45360"/>
    <w:rsid w:val="27F96349"/>
    <w:rsid w:val="27FE4B33"/>
    <w:rsid w:val="27FF0AB6"/>
    <w:rsid w:val="27FF4A5E"/>
    <w:rsid w:val="28005842"/>
    <w:rsid w:val="28071733"/>
    <w:rsid w:val="28087C7C"/>
    <w:rsid w:val="28090ABE"/>
    <w:rsid w:val="28096879"/>
    <w:rsid w:val="280A030F"/>
    <w:rsid w:val="280A2530"/>
    <w:rsid w:val="280A326F"/>
    <w:rsid w:val="281100C9"/>
    <w:rsid w:val="281268FB"/>
    <w:rsid w:val="281544FA"/>
    <w:rsid w:val="28155A8C"/>
    <w:rsid w:val="281856E6"/>
    <w:rsid w:val="281A67DA"/>
    <w:rsid w:val="281E0408"/>
    <w:rsid w:val="282D69C6"/>
    <w:rsid w:val="28304959"/>
    <w:rsid w:val="28311438"/>
    <w:rsid w:val="2831385B"/>
    <w:rsid w:val="28316811"/>
    <w:rsid w:val="28327FED"/>
    <w:rsid w:val="2833451A"/>
    <w:rsid w:val="28336C56"/>
    <w:rsid w:val="283736BE"/>
    <w:rsid w:val="28385D8A"/>
    <w:rsid w:val="28393955"/>
    <w:rsid w:val="283B6D0F"/>
    <w:rsid w:val="283C6645"/>
    <w:rsid w:val="283F6E7B"/>
    <w:rsid w:val="284609ED"/>
    <w:rsid w:val="284639AD"/>
    <w:rsid w:val="284C0DAF"/>
    <w:rsid w:val="284D121C"/>
    <w:rsid w:val="28532003"/>
    <w:rsid w:val="28562DBC"/>
    <w:rsid w:val="285A0AB0"/>
    <w:rsid w:val="285A13A9"/>
    <w:rsid w:val="285C10A6"/>
    <w:rsid w:val="285D6E9C"/>
    <w:rsid w:val="285F089E"/>
    <w:rsid w:val="285F4DDB"/>
    <w:rsid w:val="2861114D"/>
    <w:rsid w:val="28645955"/>
    <w:rsid w:val="286A4E36"/>
    <w:rsid w:val="28711FF4"/>
    <w:rsid w:val="287136B2"/>
    <w:rsid w:val="287F54FD"/>
    <w:rsid w:val="28821682"/>
    <w:rsid w:val="288418AF"/>
    <w:rsid w:val="2884543D"/>
    <w:rsid w:val="28851821"/>
    <w:rsid w:val="28886E0E"/>
    <w:rsid w:val="28894890"/>
    <w:rsid w:val="288B22C8"/>
    <w:rsid w:val="288C0219"/>
    <w:rsid w:val="289104B9"/>
    <w:rsid w:val="28924FF6"/>
    <w:rsid w:val="2892519F"/>
    <w:rsid w:val="2894618C"/>
    <w:rsid w:val="28952FD6"/>
    <w:rsid w:val="289E6486"/>
    <w:rsid w:val="289F4392"/>
    <w:rsid w:val="28A1375F"/>
    <w:rsid w:val="28A14135"/>
    <w:rsid w:val="28A2278F"/>
    <w:rsid w:val="28A24921"/>
    <w:rsid w:val="28A35522"/>
    <w:rsid w:val="28A63E40"/>
    <w:rsid w:val="28A718C1"/>
    <w:rsid w:val="28B44EAB"/>
    <w:rsid w:val="28BC2BA8"/>
    <w:rsid w:val="28C030C2"/>
    <w:rsid w:val="28C21D53"/>
    <w:rsid w:val="28CD1B01"/>
    <w:rsid w:val="28CF59DF"/>
    <w:rsid w:val="28D25F89"/>
    <w:rsid w:val="28D322B3"/>
    <w:rsid w:val="28D54052"/>
    <w:rsid w:val="28D64621"/>
    <w:rsid w:val="28D770B4"/>
    <w:rsid w:val="28DA5593"/>
    <w:rsid w:val="28DF2A22"/>
    <w:rsid w:val="28E068E3"/>
    <w:rsid w:val="28E232F9"/>
    <w:rsid w:val="28E32E76"/>
    <w:rsid w:val="28E34369"/>
    <w:rsid w:val="28E36AE8"/>
    <w:rsid w:val="28E46251"/>
    <w:rsid w:val="28E67547"/>
    <w:rsid w:val="28E8021A"/>
    <w:rsid w:val="28E9467C"/>
    <w:rsid w:val="28EB582E"/>
    <w:rsid w:val="28EC0123"/>
    <w:rsid w:val="28EF1CB6"/>
    <w:rsid w:val="28EF6DF9"/>
    <w:rsid w:val="28F16D4A"/>
    <w:rsid w:val="28F215D3"/>
    <w:rsid w:val="28F3136A"/>
    <w:rsid w:val="28F41865"/>
    <w:rsid w:val="28FA40B5"/>
    <w:rsid w:val="28FB4F15"/>
    <w:rsid w:val="29000D52"/>
    <w:rsid w:val="29006282"/>
    <w:rsid w:val="29065251"/>
    <w:rsid w:val="29067856"/>
    <w:rsid w:val="29100F54"/>
    <w:rsid w:val="29156672"/>
    <w:rsid w:val="29171B75"/>
    <w:rsid w:val="291768F3"/>
    <w:rsid w:val="29182BB9"/>
    <w:rsid w:val="291A637D"/>
    <w:rsid w:val="29203CBD"/>
    <w:rsid w:val="2923082A"/>
    <w:rsid w:val="29237B21"/>
    <w:rsid w:val="29260836"/>
    <w:rsid w:val="2927159D"/>
    <w:rsid w:val="29283114"/>
    <w:rsid w:val="29323FEF"/>
    <w:rsid w:val="29396112"/>
    <w:rsid w:val="293A520B"/>
    <w:rsid w:val="293A68B2"/>
    <w:rsid w:val="293D7A35"/>
    <w:rsid w:val="293E3069"/>
    <w:rsid w:val="294065BD"/>
    <w:rsid w:val="29407A22"/>
    <w:rsid w:val="294746F3"/>
    <w:rsid w:val="294C24D3"/>
    <w:rsid w:val="294F4A8F"/>
    <w:rsid w:val="294F6E3E"/>
    <w:rsid w:val="295179DD"/>
    <w:rsid w:val="295279D0"/>
    <w:rsid w:val="29557AD4"/>
    <w:rsid w:val="29567F9E"/>
    <w:rsid w:val="29593FF8"/>
    <w:rsid w:val="2960233B"/>
    <w:rsid w:val="29637223"/>
    <w:rsid w:val="29640A84"/>
    <w:rsid w:val="2965590B"/>
    <w:rsid w:val="29660D4C"/>
    <w:rsid w:val="296659FF"/>
    <w:rsid w:val="29683598"/>
    <w:rsid w:val="296E19DF"/>
    <w:rsid w:val="296F7E7C"/>
    <w:rsid w:val="29741F0F"/>
    <w:rsid w:val="29776717"/>
    <w:rsid w:val="297B238D"/>
    <w:rsid w:val="297C070C"/>
    <w:rsid w:val="297D25B5"/>
    <w:rsid w:val="297F69FE"/>
    <w:rsid w:val="29835AB1"/>
    <w:rsid w:val="298634AE"/>
    <w:rsid w:val="29875655"/>
    <w:rsid w:val="29883A08"/>
    <w:rsid w:val="298B6308"/>
    <w:rsid w:val="298E5B3C"/>
    <w:rsid w:val="299824CF"/>
    <w:rsid w:val="29985BF1"/>
    <w:rsid w:val="299D0D3C"/>
    <w:rsid w:val="299F0DD5"/>
    <w:rsid w:val="29A409BF"/>
    <w:rsid w:val="29A658D2"/>
    <w:rsid w:val="29A81405"/>
    <w:rsid w:val="29AA23E9"/>
    <w:rsid w:val="29B220B1"/>
    <w:rsid w:val="29BE3608"/>
    <w:rsid w:val="29C10DB6"/>
    <w:rsid w:val="29C5442B"/>
    <w:rsid w:val="29C8521C"/>
    <w:rsid w:val="29CD234D"/>
    <w:rsid w:val="29D03241"/>
    <w:rsid w:val="29D310BC"/>
    <w:rsid w:val="29D63CA7"/>
    <w:rsid w:val="29D87414"/>
    <w:rsid w:val="29DB3051"/>
    <w:rsid w:val="29E6395D"/>
    <w:rsid w:val="29E74874"/>
    <w:rsid w:val="29EA0E6D"/>
    <w:rsid w:val="29EA5130"/>
    <w:rsid w:val="29EB78A1"/>
    <w:rsid w:val="29EC07DF"/>
    <w:rsid w:val="29ED6E2B"/>
    <w:rsid w:val="29EF0821"/>
    <w:rsid w:val="29F24A94"/>
    <w:rsid w:val="29F40C64"/>
    <w:rsid w:val="29F53436"/>
    <w:rsid w:val="29F60EF5"/>
    <w:rsid w:val="29F6190E"/>
    <w:rsid w:val="29F6231A"/>
    <w:rsid w:val="29F63A0C"/>
    <w:rsid w:val="29F643BC"/>
    <w:rsid w:val="29F80A49"/>
    <w:rsid w:val="29FA35B5"/>
    <w:rsid w:val="29FF3178"/>
    <w:rsid w:val="2A012DF7"/>
    <w:rsid w:val="2A01667B"/>
    <w:rsid w:val="2A0557C4"/>
    <w:rsid w:val="2A0959DD"/>
    <w:rsid w:val="2A0C0C9E"/>
    <w:rsid w:val="2A0C1CE4"/>
    <w:rsid w:val="2A0C4165"/>
    <w:rsid w:val="2A0D2655"/>
    <w:rsid w:val="2A145BFF"/>
    <w:rsid w:val="2A1910DA"/>
    <w:rsid w:val="2A1C0D9D"/>
    <w:rsid w:val="2A1F4EF4"/>
    <w:rsid w:val="2A230178"/>
    <w:rsid w:val="2A261D32"/>
    <w:rsid w:val="2A29192E"/>
    <w:rsid w:val="2A2A3FBC"/>
    <w:rsid w:val="2A2B77EF"/>
    <w:rsid w:val="2A2E49E1"/>
    <w:rsid w:val="2A31099F"/>
    <w:rsid w:val="2A3120D4"/>
    <w:rsid w:val="2A3343BE"/>
    <w:rsid w:val="2A344EF2"/>
    <w:rsid w:val="2A380697"/>
    <w:rsid w:val="2A38407B"/>
    <w:rsid w:val="2A3A4C0F"/>
    <w:rsid w:val="2A3C3989"/>
    <w:rsid w:val="2A3C56E9"/>
    <w:rsid w:val="2A3C6BAF"/>
    <w:rsid w:val="2A460871"/>
    <w:rsid w:val="2A481933"/>
    <w:rsid w:val="2A49760C"/>
    <w:rsid w:val="2A4B19C1"/>
    <w:rsid w:val="2A517053"/>
    <w:rsid w:val="2A5E6AE7"/>
    <w:rsid w:val="2A604B75"/>
    <w:rsid w:val="2A656A79"/>
    <w:rsid w:val="2A66639F"/>
    <w:rsid w:val="2A696736"/>
    <w:rsid w:val="2A6975CC"/>
    <w:rsid w:val="2A6E04E5"/>
    <w:rsid w:val="2A7506BA"/>
    <w:rsid w:val="2A766639"/>
    <w:rsid w:val="2A7727A8"/>
    <w:rsid w:val="2A783D3B"/>
    <w:rsid w:val="2A785A91"/>
    <w:rsid w:val="2A794042"/>
    <w:rsid w:val="2A794EEB"/>
    <w:rsid w:val="2A7D0A0C"/>
    <w:rsid w:val="2A8037A8"/>
    <w:rsid w:val="2A833C13"/>
    <w:rsid w:val="2A836B33"/>
    <w:rsid w:val="2A837D4B"/>
    <w:rsid w:val="2A854A32"/>
    <w:rsid w:val="2A874355"/>
    <w:rsid w:val="2A8826BB"/>
    <w:rsid w:val="2A8D0AA6"/>
    <w:rsid w:val="2A8D392E"/>
    <w:rsid w:val="2A8E670B"/>
    <w:rsid w:val="2A916F2E"/>
    <w:rsid w:val="2A9302ED"/>
    <w:rsid w:val="2A94247C"/>
    <w:rsid w:val="2A95057C"/>
    <w:rsid w:val="2A9553AA"/>
    <w:rsid w:val="2A9841E8"/>
    <w:rsid w:val="2A994270"/>
    <w:rsid w:val="2A9B6359"/>
    <w:rsid w:val="2A9E57DC"/>
    <w:rsid w:val="2AA015DB"/>
    <w:rsid w:val="2AA024B4"/>
    <w:rsid w:val="2AA203B8"/>
    <w:rsid w:val="2AA26CEA"/>
    <w:rsid w:val="2AA94795"/>
    <w:rsid w:val="2AAF3F84"/>
    <w:rsid w:val="2AB24DCC"/>
    <w:rsid w:val="2AB527C4"/>
    <w:rsid w:val="2AB542FB"/>
    <w:rsid w:val="2AC055A2"/>
    <w:rsid w:val="2AC339E5"/>
    <w:rsid w:val="2AC63E3A"/>
    <w:rsid w:val="2AC95737"/>
    <w:rsid w:val="2ACB31CE"/>
    <w:rsid w:val="2ACD2207"/>
    <w:rsid w:val="2AD4567A"/>
    <w:rsid w:val="2AD914E7"/>
    <w:rsid w:val="2ADF347A"/>
    <w:rsid w:val="2AE2089D"/>
    <w:rsid w:val="2AE337B4"/>
    <w:rsid w:val="2AE73BDC"/>
    <w:rsid w:val="2AED1BC1"/>
    <w:rsid w:val="2AF31486"/>
    <w:rsid w:val="2AF51CEE"/>
    <w:rsid w:val="2AF74609"/>
    <w:rsid w:val="2AF9019F"/>
    <w:rsid w:val="2AF906F1"/>
    <w:rsid w:val="2AF936C8"/>
    <w:rsid w:val="2AFB358D"/>
    <w:rsid w:val="2B010415"/>
    <w:rsid w:val="2B02724E"/>
    <w:rsid w:val="2B035E9D"/>
    <w:rsid w:val="2B0454CC"/>
    <w:rsid w:val="2B0605DD"/>
    <w:rsid w:val="2B067CB8"/>
    <w:rsid w:val="2B0D0C39"/>
    <w:rsid w:val="2B0F5342"/>
    <w:rsid w:val="2B1107D5"/>
    <w:rsid w:val="2B195E43"/>
    <w:rsid w:val="2B1B2100"/>
    <w:rsid w:val="2B1E4BB1"/>
    <w:rsid w:val="2B1E6F33"/>
    <w:rsid w:val="2B1F60E1"/>
    <w:rsid w:val="2B243750"/>
    <w:rsid w:val="2B266E40"/>
    <w:rsid w:val="2B271A14"/>
    <w:rsid w:val="2B2B188A"/>
    <w:rsid w:val="2B2D0A0D"/>
    <w:rsid w:val="2B341EF0"/>
    <w:rsid w:val="2B376536"/>
    <w:rsid w:val="2B3809D7"/>
    <w:rsid w:val="2B3866F7"/>
    <w:rsid w:val="2B3A0154"/>
    <w:rsid w:val="2B3D1BCE"/>
    <w:rsid w:val="2B3D6987"/>
    <w:rsid w:val="2B440227"/>
    <w:rsid w:val="2B4D1FD6"/>
    <w:rsid w:val="2B503D9E"/>
    <w:rsid w:val="2B516ACB"/>
    <w:rsid w:val="2B517290"/>
    <w:rsid w:val="2B5214E7"/>
    <w:rsid w:val="2B532360"/>
    <w:rsid w:val="2B564059"/>
    <w:rsid w:val="2B595475"/>
    <w:rsid w:val="2B5B7BB1"/>
    <w:rsid w:val="2B5C1DAF"/>
    <w:rsid w:val="2B5E54B4"/>
    <w:rsid w:val="2B601FE9"/>
    <w:rsid w:val="2B615637"/>
    <w:rsid w:val="2B6422A9"/>
    <w:rsid w:val="2B695FFF"/>
    <w:rsid w:val="2B6B11C6"/>
    <w:rsid w:val="2B6E601F"/>
    <w:rsid w:val="2B6F1E18"/>
    <w:rsid w:val="2B712ED1"/>
    <w:rsid w:val="2B723D58"/>
    <w:rsid w:val="2B7319D4"/>
    <w:rsid w:val="2B733407"/>
    <w:rsid w:val="2B7545D5"/>
    <w:rsid w:val="2B8131F3"/>
    <w:rsid w:val="2B81796A"/>
    <w:rsid w:val="2B8903FC"/>
    <w:rsid w:val="2B8C30D4"/>
    <w:rsid w:val="2B8E7106"/>
    <w:rsid w:val="2B9B28B7"/>
    <w:rsid w:val="2B9E3B1D"/>
    <w:rsid w:val="2BA36FD7"/>
    <w:rsid w:val="2BAA31B3"/>
    <w:rsid w:val="2BAB345E"/>
    <w:rsid w:val="2BAC5171"/>
    <w:rsid w:val="2BB024DA"/>
    <w:rsid w:val="2BB3103D"/>
    <w:rsid w:val="2BB3676E"/>
    <w:rsid w:val="2BB3764F"/>
    <w:rsid w:val="2BB4405F"/>
    <w:rsid w:val="2BB87300"/>
    <w:rsid w:val="2BBA4634"/>
    <w:rsid w:val="2BC23121"/>
    <w:rsid w:val="2BC55F5B"/>
    <w:rsid w:val="2BCB3C1C"/>
    <w:rsid w:val="2BCD2728"/>
    <w:rsid w:val="2BCF2DC7"/>
    <w:rsid w:val="2BD16A6A"/>
    <w:rsid w:val="2BD177EF"/>
    <w:rsid w:val="2BD270CE"/>
    <w:rsid w:val="2BD32CF3"/>
    <w:rsid w:val="2BD42D24"/>
    <w:rsid w:val="2BD45B0D"/>
    <w:rsid w:val="2BD654B8"/>
    <w:rsid w:val="2BDA2602"/>
    <w:rsid w:val="2BE06366"/>
    <w:rsid w:val="2BE21389"/>
    <w:rsid w:val="2BE540B4"/>
    <w:rsid w:val="2BEB1E71"/>
    <w:rsid w:val="2BED0629"/>
    <w:rsid w:val="2BF57C1D"/>
    <w:rsid w:val="2BF77A2F"/>
    <w:rsid w:val="2BF80A62"/>
    <w:rsid w:val="2C001E0D"/>
    <w:rsid w:val="2C0D337B"/>
    <w:rsid w:val="2C1358E1"/>
    <w:rsid w:val="2C144DE1"/>
    <w:rsid w:val="2C1724E2"/>
    <w:rsid w:val="2C1D0D38"/>
    <w:rsid w:val="2C1D7C6F"/>
    <w:rsid w:val="2C20560F"/>
    <w:rsid w:val="2C207471"/>
    <w:rsid w:val="2C22450B"/>
    <w:rsid w:val="2C24530C"/>
    <w:rsid w:val="2C250677"/>
    <w:rsid w:val="2C281489"/>
    <w:rsid w:val="2C2C1A07"/>
    <w:rsid w:val="2C2F567E"/>
    <w:rsid w:val="2C3079B6"/>
    <w:rsid w:val="2C333607"/>
    <w:rsid w:val="2C3E23A2"/>
    <w:rsid w:val="2C3E39AC"/>
    <w:rsid w:val="2C3F0D02"/>
    <w:rsid w:val="2C3F7E23"/>
    <w:rsid w:val="2C416E6D"/>
    <w:rsid w:val="2C43732A"/>
    <w:rsid w:val="2C45082A"/>
    <w:rsid w:val="2C4677AE"/>
    <w:rsid w:val="2C471F8F"/>
    <w:rsid w:val="2C475DDF"/>
    <w:rsid w:val="2C506CD2"/>
    <w:rsid w:val="2C546AB2"/>
    <w:rsid w:val="2C5652E9"/>
    <w:rsid w:val="2C5B0C7C"/>
    <w:rsid w:val="2C5E4244"/>
    <w:rsid w:val="2C5F59CA"/>
    <w:rsid w:val="2C5F615A"/>
    <w:rsid w:val="2C6321F9"/>
    <w:rsid w:val="2C63586F"/>
    <w:rsid w:val="2C640B43"/>
    <w:rsid w:val="2C645E65"/>
    <w:rsid w:val="2C671C38"/>
    <w:rsid w:val="2C6A030F"/>
    <w:rsid w:val="2C6B572F"/>
    <w:rsid w:val="2C6D3249"/>
    <w:rsid w:val="2C7252FD"/>
    <w:rsid w:val="2C727379"/>
    <w:rsid w:val="2C734DFA"/>
    <w:rsid w:val="2C75382A"/>
    <w:rsid w:val="2C784B05"/>
    <w:rsid w:val="2C7B53AB"/>
    <w:rsid w:val="2C7C73AE"/>
    <w:rsid w:val="2C7E6A0F"/>
    <w:rsid w:val="2C7F617C"/>
    <w:rsid w:val="2C8073A8"/>
    <w:rsid w:val="2C882DCC"/>
    <w:rsid w:val="2C8834EA"/>
    <w:rsid w:val="2C8C3875"/>
    <w:rsid w:val="2C8C6E22"/>
    <w:rsid w:val="2C8D6B55"/>
    <w:rsid w:val="2C8F76A1"/>
    <w:rsid w:val="2C906AD0"/>
    <w:rsid w:val="2C9246DA"/>
    <w:rsid w:val="2C945EE2"/>
    <w:rsid w:val="2C983D35"/>
    <w:rsid w:val="2C9C3C0D"/>
    <w:rsid w:val="2C9F1FB6"/>
    <w:rsid w:val="2CA9692F"/>
    <w:rsid w:val="2CAB5D19"/>
    <w:rsid w:val="2CAD0457"/>
    <w:rsid w:val="2CB32B5E"/>
    <w:rsid w:val="2CB75DD8"/>
    <w:rsid w:val="2CBA3E59"/>
    <w:rsid w:val="2CBE19F6"/>
    <w:rsid w:val="2CC04C08"/>
    <w:rsid w:val="2CC54A44"/>
    <w:rsid w:val="2CCB3FC9"/>
    <w:rsid w:val="2CD43A6E"/>
    <w:rsid w:val="2CD66E7E"/>
    <w:rsid w:val="2CD91744"/>
    <w:rsid w:val="2CDD482A"/>
    <w:rsid w:val="2CDE6AFE"/>
    <w:rsid w:val="2CE3746D"/>
    <w:rsid w:val="2CEC7043"/>
    <w:rsid w:val="2CEF2590"/>
    <w:rsid w:val="2CF156C9"/>
    <w:rsid w:val="2CF255BD"/>
    <w:rsid w:val="2CF336A6"/>
    <w:rsid w:val="2CF85053"/>
    <w:rsid w:val="2CFE27E0"/>
    <w:rsid w:val="2D005450"/>
    <w:rsid w:val="2D02167B"/>
    <w:rsid w:val="2D053176"/>
    <w:rsid w:val="2D067892"/>
    <w:rsid w:val="2D120251"/>
    <w:rsid w:val="2D155252"/>
    <w:rsid w:val="2D18485F"/>
    <w:rsid w:val="2D196D3F"/>
    <w:rsid w:val="2D1C1D90"/>
    <w:rsid w:val="2D215E65"/>
    <w:rsid w:val="2D2216A7"/>
    <w:rsid w:val="2D2E4347"/>
    <w:rsid w:val="2D343A28"/>
    <w:rsid w:val="2D347A3F"/>
    <w:rsid w:val="2D360F19"/>
    <w:rsid w:val="2D3703BB"/>
    <w:rsid w:val="2D3F3A54"/>
    <w:rsid w:val="2D3F3A6C"/>
    <w:rsid w:val="2D4125ED"/>
    <w:rsid w:val="2D4241CE"/>
    <w:rsid w:val="2D424A15"/>
    <w:rsid w:val="2D447DA7"/>
    <w:rsid w:val="2D45653C"/>
    <w:rsid w:val="2D485218"/>
    <w:rsid w:val="2D4D65D9"/>
    <w:rsid w:val="2D503B61"/>
    <w:rsid w:val="2D504DE2"/>
    <w:rsid w:val="2D574762"/>
    <w:rsid w:val="2D5F5CFD"/>
    <w:rsid w:val="2D5F7B9E"/>
    <w:rsid w:val="2D64657E"/>
    <w:rsid w:val="2D6532CC"/>
    <w:rsid w:val="2D663AC5"/>
    <w:rsid w:val="2D671720"/>
    <w:rsid w:val="2D6B5096"/>
    <w:rsid w:val="2D702E43"/>
    <w:rsid w:val="2D704312"/>
    <w:rsid w:val="2D730877"/>
    <w:rsid w:val="2D791137"/>
    <w:rsid w:val="2D794638"/>
    <w:rsid w:val="2D7A5C19"/>
    <w:rsid w:val="2D7D1C8C"/>
    <w:rsid w:val="2D7D3E4F"/>
    <w:rsid w:val="2D801AB4"/>
    <w:rsid w:val="2D860178"/>
    <w:rsid w:val="2D861DD2"/>
    <w:rsid w:val="2D8A19DF"/>
    <w:rsid w:val="2D8F42CD"/>
    <w:rsid w:val="2D9C73A4"/>
    <w:rsid w:val="2DA354EC"/>
    <w:rsid w:val="2DA948CE"/>
    <w:rsid w:val="2DA95583"/>
    <w:rsid w:val="2DAD167F"/>
    <w:rsid w:val="2DAF22CF"/>
    <w:rsid w:val="2DB0240F"/>
    <w:rsid w:val="2DB06DB3"/>
    <w:rsid w:val="2DB724D3"/>
    <w:rsid w:val="2DB85908"/>
    <w:rsid w:val="2DB942E2"/>
    <w:rsid w:val="2DBB4C07"/>
    <w:rsid w:val="2DC118A3"/>
    <w:rsid w:val="2DC25DA1"/>
    <w:rsid w:val="2DC50F24"/>
    <w:rsid w:val="2DD125A4"/>
    <w:rsid w:val="2DD5667F"/>
    <w:rsid w:val="2DD65372"/>
    <w:rsid w:val="2DD7271E"/>
    <w:rsid w:val="2DD87F45"/>
    <w:rsid w:val="2DD96717"/>
    <w:rsid w:val="2DDA7994"/>
    <w:rsid w:val="2DE41E92"/>
    <w:rsid w:val="2DED0F61"/>
    <w:rsid w:val="2DF15E66"/>
    <w:rsid w:val="2DFA439D"/>
    <w:rsid w:val="2DFF258C"/>
    <w:rsid w:val="2E004069"/>
    <w:rsid w:val="2E025964"/>
    <w:rsid w:val="2E030877"/>
    <w:rsid w:val="2E030D1A"/>
    <w:rsid w:val="2E031EB5"/>
    <w:rsid w:val="2E061E81"/>
    <w:rsid w:val="2E0861FC"/>
    <w:rsid w:val="2E097B42"/>
    <w:rsid w:val="2E126E25"/>
    <w:rsid w:val="2E137244"/>
    <w:rsid w:val="2E1666EB"/>
    <w:rsid w:val="2E1727AD"/>
    <w:rsid w:val="2E184D7D"/>
    <w:rsid w:val="2E1A1962"/>
    <w:rsid w:val="2E1D2347"/>
    <w:rsid w:val="2E1F1E14"/>
    <w:rsid w:val="2E1F7F62"/>
    <w:rsid w:val="2E2043D2"/>
    <w:rsid w:val="2E2278D6"/>
    <w:rsid w:val="2E277CC4"/>
    <w:rsid w:val="2E2B29E4"/>
    <w:rsid w:val="2E2B2EC0"/>
    <w:rsid w:val="2E2F13A0"/>
    <w:rsid w:val="2E32776E"/>
    <w:rsid w:val="2E34350F"/>
    <w:rsid w:val="2E3E4DF8"/>
    <w:rsid w:val="2E413F97"/>
    <w:rsid w:val="2E4462B4"/>
    <w:rsid w:val="2E4B212A"/>
    <w:rsid w:val="2E4E2F61"/>
    <w:rsid w:val="2E5547FA"/>
    <w:rsid w:val="2E5A0652"/>
    <w:rsid w:val="2E5D0EFD"/>
    <w:rsid w:val="2E5E39A0"/>
    <w:rsid w:val="2E602753"/>
    <w:rsid w:val="2E63001E"/>
    <w:rsid w:val="2E633A50"/>
    <w:rsid w:val="2E665559"/>
    <w:rsid w:val="2E681DB2"/>
    <w:rsid w:val="2E685FEF"/>
    <w:rsid w:val="2E692797"/>
    <w:rsid w:val="2E6A05CB"/>
    <w:rsid w:val="2E6B4F35"/>
    <w:rsid w:val="2E771B86"/>
    <w:rsid w:val="2E7803B0"/>
    <w:rsid w:val="2E78136D"/>
    <w:rsid w:val="2E78204D"/>
    <w:rsid w:val="2E790397"/>
    <w:rsid w:val="2E7B2FD1"/>
    <w:rsid w:val="2E7E3F56"/>
    <w:rsid w:val="2E80326E"/>
    <w:rsid w:val="2E842485"/>
    <w:rsid w:val="2E886D8C"/>
    <w:rsid w:val="2E8944E5"/>
    <w:rsid w:val="2E8C17BE"/>
    <w:rsid w:val="2E8D1FC3"/>
    <w:rsid w:val="2E8D4BAD"/>
    <w:rsid w:val="2E9158FB"/>
    <w:rsid w:val="2E931410"/>
    <w:rsid w:val="2E9615FD"/>
    <w:rsid w:val="2E9A78CF"/>
    <w:rsid w:val="2E9E0C07"/>
    <w:rsid w:val="2EA00D93"/>
    <w:rsid w:val="2EA0410A"/>
    <w:rsid w:val="2EA11C69"/>
    <w:rsid w:val="2EA17AD8"/>
    <w:rsid w:val="2EA352A7"/>
    <w:rsid w:val="2EAA231E"/>
    <w:rsid w:val="2EAD57DC"/>
    <w:rsid w:val="2EAF3E78"/>
    <w:rsid w:val="2EB03BD9"/>
    <w:rsid w:val="2EB048DA"/>
    <w:rsid w:val="2EB1070D"/>
    <w:rsid w:val="2EB57435"/>
    <w:rsid w:val="2EBE65D8"/>
    <w:rsid w:val="2EC22022"/>
    <w:rsid w:val="2EC63C69"/>
    <w:rsid w:val="2EC678C9"/>
    <w:rsid w:val="2ECE1C17"/>
    <w:rsid w:val="2ED23319"/>
    <w:rsid w:val="2ED90DEC"/>
    <w:rsid w:val="2ED95569"/>
    <w:rsid w:val="2EE210B0"/>
    <w:rsid w:val="2EE24644"/>
    <w:rsid w:val="2EEB2B48"/>
    <w:rsid w:val="2EEB754D"/>
    <w:rsid w:val="2EEC3EE0"/>
    <w:rsid w:val="2EEE5612"/>
    <w:rsid w:val="2EF06AE7"/>
    <w:rsid w:val="2EF0757B"/>
    <w:rsid w:val="2EF351B2"/>
    <w:rsid w:val="2EF35F8D"/>
    <w:rsid w:val="2EF36C94"/>
    <w:rsid w:val="2EF64B29"/>
    <w:rsid w:val="2EFA351F"/>
    <w:rsid w:val="2EFA79FD"/>
    <w:rsid w:val="2EFC29D3"/>
    <w:rsid w:val="2EFD47BC"/>
    <w:rsid w:val="2EFF32BE"/>
    <w:rsid w:val="2F005AD0"/>
    <w:rsid w:val="2F016736"/>
    <w:rsid w:val="2F0168CD"/>
    <w:rsid w:val="2F052012"/>
    <w:rsid w:val="2F065E30"/>
    <w:rsid w:val="2F075DAF"/>
    <w:rsid w:val="2F0C0BB9"/>
    <w:rsid w:val="2F1156C3"/>
    <w:rsid w:val="2F134137"/>
    <w:rsid w:val="2F145D14"/>
    <w:rsid w:val="2F1573F1"/>
    <w:rsid w:val="2F192F1A"/>
    <w:rsid w:val="2F1A1904"/>
    <w:rsid w:val="2F1D4E1C"/>
    <w:rsid w:val="2F1E260A"/>
    <w:rsid w:val="2F1E53AE"/>
    <w:rsid w:val="2F1F52F6"/>
    <w:rsid w:val="2F2343FA"/>
    <w:rsid w:val="2F25006F"/>
    <w:rsid w:val="2F273B7A"/>
    <w:rsid w:val="2F324CFE"/>
    <w:rsid w:val="2F372A68"/>
    <w:rsid w:val="2F3A3B8A"/>
    <w:rsid w:val="2F3A3CA6"/>
    <w:rsid w:val="2F3B2F93"/>
    <w:rsid w:val="2F401A95"/>
    <w:rsid w:val="2F40337C"/>
    <w:rsid w:val="2F4A23A5"/>
    <w:rsid w:val="2F4A6B22"/>
    <w:rsid w:val="2F4F6136"/>
    <w:rsid w:val="2F5430B6"/>
    <w:rsid w:val="2F5522D3"/>
    <w:rsid w:val="2F594086"/>
    <w:rsid w:val="2F5B6698"/>
    <w:rsid w:val="2F5F294F"/>
    <w:rsid w:val="2F642DB0"/>
    <w:rsid w:val="2F69122F"/>
    <w:rsid w:val="2F6973D6"/>
    <w:rsid w:val="2F6B76B1"/>
    <w:rsid w:val="2F6D3CA3"/>
    <w:rsid w:val="2F7553E7"/>
    <w:rsid w:val="2F7D1735"/>
    <w:rsid w:val="2F7D717C"/>
    <w:rsid w:val="2F7F4238"/>
    <w:rsid w:val="2F80048F"/>
    <w:rsid w:val="2F802526"/>
    <w:rsid w:val="2F805F91"/>
    <w:rsid w:val="2F81710E"/>
    <w:rsid w:val="2F873676"/>
    <w:rsid w:val="2F8B3754"/>
    <w:rsid w:val="2F8C2F05"/>
    <w:rsid w:val="2F8D672E"/>
    <w:rsid w:val="2F9353FD"/>
    <w:rsid w:val="2F941DBF"/>
    <w:rsid w:val="2F94618A"/>
    <w:rsid w:val="2F987E8A"/>
    <w:rsid w:val="2F9B5627"/>
    <w:rsid w:val="2F9C54EC"/>
    <w:rsid w:val="2F9E44B6"/>
    <w:rsid w:val="2FA01003"/>
    <w:rsid w:val="2FA171C4"/>
    <w:rsid w:val="2FA6048A"/>
    <w:rsid w:val="2FA64CBD"/>
    <w:rsid w:val="2FA93672"/>
    <w:rsid w:val="2FAF420E"/>
    <w:rsid w:val="2FB22E10"/>
    <w:rsid w:val="2FB2524C"/>
    <w:rsid w:val="2FBB0527"/>
    <w:rsid w:val="2FC04A1E"/>
    <w:rsid w:val="2FC0745B"/>
    <w:rsid w:val="2FC226ED"/>
    <w:rsid w:val="2FC626CC"/>
    <w:rsid w:val="2FC67B9C"/>
    <w:rsid w:val="2FC9195D"/>
    <w:rsid w:val="2FCC560F"/>
    <w:rsid w:val="2FCC6DB3"/>
    <w:rsid w:val="2FCE3E7E"/>
    <w:rsid w:val="2FD4416B"/>
    <w:rsid w:val="2FD66846"/>
    <w:rsid w:val="2FD740A2"/>
    <w:rsid w:val="2FD879EB"/>
    <w:rsid w:val="2FDA4861"/>
    <w:rsid w:val="2FDC2446"/>
    <w:rsid w:val="2FDD0763"/>
    <w:rsid w:val="2FE3073C"/>
    <w:rsid w:val="2FE54BA6"/>
    <w:rsid w:val="2FE669CA"/>
    <w:rsid w:val="2FE86DCA"/>
    <w:rsid w:val="2FEA6A49"/>
    <w:rsid w:val="2FEE1969"/>
    <w:rsid w:val="2FF00EC8"/>
    <w:rsid w:val="2FF03160"/>
    <w:rsid w:val="2FF371D8"/>
    <w:rsid w:val="2FF378FA"/>
    <w:rsid w:val="300015CD"/>
    <w:rsid w:val="300176C9"/>
    <w:rsid w:val="30031264"/>
    <w:rsid w:val="3006055A"/>
    <w:rsid w:val="30062BB0"/>
    <w:rsid w:val="300812D7"/>
    <w:rsid w:val="30083A5D"/>
    <w:rsid w:val="30084D76"/>
    <w:rsid w:val="30085640"/>
    <w:rsid w:val="300936DD"/>
    <w:rsid w:val="300D3E11"/>
    <w:rsid w:val="300E6E95"/>
    <w:rsid w:val="30153BB5"/>
    <w:rsid w:val="3018607F"/>
    <w:rsid w:val="301B13F8"/>
    <w:rsid w:val="301C5C21"/>
    <w:rsid w:val="301D23FF"/>
    <w:rsid w:val="301F3A14"/>
    <w:rsid w:val="30200EC8"/>
    <w:rsid w:val="3024558B"/>
    <w:rsid w:val="30274396"/>
    <w:rsid w:val="302876DC"/>
    <w:rsid w:val="302A7E00"/>
    <w:rsid w:val="302C662C"/>
    <w:rsid w:val="302F3F6D"/>
    <w:rsid w:val="3030163E"/>
    <w:rsid w:val="3039026B"/>
    <w:rsid w:val="303C51B0"/>
    <w:rsid w:val="303D13C6"/>
    <w:rsid w:val="304351FD"/>
    <w:rsid w:val="304447BB"/>
    <w:rsid w:val="304A6ACD"/>
    <w:rsid w:val="304B7D5E"/>
    <w:rsid w:val="304D2ECC"/>
    <w:rsid w:val="304D5318"/>
    <w:rsid w:val="304E33AB"/>
    <w:rsid w:val="304E70C6"/>
    <w:rsid w:val="3050508C"/>
    <w:rsid w:val="30544D18"/>
    <w:rsid w:val="30553193"/>
    <w:rsid w:val="305568FB"/>
    <w:rsid w:val="30586DAA"/>
    <w:rsid w:val="30591CE8"/>
    <w:rsid w:val="305921DB"/>
    <w:rsid w:val="305A2AA5"/>
    <w:rsid w:val="305D3167"/>
    <w:rsid w:val="30641E91"/>
    <w:rsid w:val="306B2AE1"/>
    <w:rsid w:val="307011F6"/>
    <w:rsid w:val="30702187"/>
    <w:rsid w:val="30754740"/>
    <w:rsid w:val="30770A5C"/>
    <w:rsid w:val="307C0198"/>
    <w:rsid w:val="307C0CC8"/>
    <w:rsid w:val="30814255"/>
    <w:rsid w:val="30814620"/>
    <w:rsid w:val="308220A2"/>
    <w:rsid w:val="30847F08"/>
    <w:rsid w:val="30876413"/>
    <w:rsid w:val="30880824"/>
    <w:rsid w:val="3088625B"/>
    <w:rsid w:val="308A127C"/>
    <w:rsid w:val="308A4F37"/>
    <w:rsid w:val="308C0433"/>
    <w:rsid w:val="308C121C"/>
    <w:rsid w:val="308C1FB9"/>
    <w:rsid w:val="308E0DF1"/>
    <w:rsid w:val="308F4144"/>
    <w:rsid w:val="30930C9D"/>
    <w:rsid w:val="30993E5D"/>
    <w:rsid w:val="309C4B3F"/>
    <w:rsid w:val="309E17D9"/>
    <w:rsid w:val="30A411C9"/>
    <w:rsid w:val="30A607FF"/>
    <w:rsid w:val="30A80F75"/>
    <w:rsid w:val="30A84AC1"/>
    <w:rsid w:val="30A8670D"/>
    <w:rsid w:val="30AA00E5"/>
    <w:rsid w:val="30AA1B21"/>
    <w:rsid w:val="30AB69E9"/>
    <w:rsid w:val="30AE16CD"/>
    <w:rsid w:val="30AE780B"/>
    <w:rsid w:val="30AF02E0"/>
    <w:rsid w:val="30AF76EE"/>
    <w:rsid w:val="30B04838"/>
    <w:rsid w:val="30B22DC7"/>
    <w:rsid w:val="30B2478D"/>
    <w:rsid w:val="30B61434"/>
    <w:rsid w:val="30B810E4"/>
    <w:rsid w:val="30BE0313"/>
    <w:rsid w:val="30C22B54"/>
    <w:rsid w:val="30C71A0D"/>
    <w:rsid w:val="30C92074"/>
    <w:rsid w:val="30C923CE"/>
    <w:rsid w:val="30CB701E"/>
    <w:rsid w:val="30CD472E"/>
    <w:rsid w:val="30D22BB9"/>
    <w:rsid w:val="30D30BA7"/>
    <w:rsid w:val="30D53F64"/>
    <w:rsid w:val="30D72B73"/>
    <w:rsid w:val="30D808B2"/>
    <w:rsid w:val="30E04469"/>
    <w:rsid w:val="30ED4D14"/>
    <w:rsid w:val="30EE2FAA"/>
    <w:rsid w:val="30F07E12"/>
    <w:rsid w:val="30F139DA"/>
    <w:rsid w:val="30F17330"/>
    <w:rsid w:val="30F2365A"/>
    <w:rsid w:val="30F46718"/>
    <w:rsid w:val="30F4776C"/>
    <w:rsid w:val="31004D36"/>
    <w:rsid w:val="31005C21"/>
    <w:rsid w:val="31025E73"/>
    <w:rsid w:val="3104189C"/>
    <w:rsid w:val="31055EAB"/>
    <w:rsid w:val="310B3862"/>
    <w:rsid w:val="310C4445"/>
    <w:rsid w:val="310C58B3"/>
    <w:rsid w:val="31121990"/>
    <w:rsid w:val="3112726D"/>
    <w:rsid w:val="31175C10"/>
    <w:rsid w:val="311B481E"/>
    <w:rsid w:val="31217D68"/>
    <w:rsid w:val="31235FC2"/>
    <w:rsid w:val="3123765B"/>
    <w:rsid w:val="31264993"/>
    <w:rsid w:val="31273481"/>
    <w:rsid w:val="31283EEC"/>
    <w:rsid w:val="312B1DA9"/>
    <w:rsid w:val="312C20FB"/>
    <w:rsid w:val="312D23AE"/>
    <w:rsid w:val="31301282"/>
    <w:rsid w:val="31302671"/>
    <w:rsid w:val="313047C4"/>
    <w:rsid w:val="313251D8"/>
    <w:rsid w:val="31334E43"/>
    <w:rsid w:val="313A4DCB"/>
    <w:rsid w:val="313F2886"/>
    <w:rsid w:val="314011DB"/>
    <w:rsid w:val="3141258C"/>
    <w:rsid w:val="31412862"/>
    <w:rsid w:val="31430CA8"/>
    <w:rsid w:val="314459E3"/>
    <w:rsid w:val="31447BE1"/>
    <w:rsid w:val="31532EE5"/>
    <w:rsid w:val="31542DAB"/>
    <w:rsid w:val="315519F8"/>
    <w:rsid w:val="315A6754"/>
    <w:rsid w:val="315C3C95"/>
    <w:rsid w:val="315D6383"/>
    <w:rsid w:val="3163637E"/>
    <w:rsid w:val="31646BD9"/>
    <w:rsid w:val="316533F1"/>
    <w:rsid w:val="31655F72"/>
    <w:rsid w:val="316601BD"/>
    <w:rsid w:val="31692109"/>
    <w:rsid w:val="316A1C25"/>
    <w:rsid w:val="316D0E3C"/>
    <w:rsid w:val="317230AF"/>
    <w:rsid w:val="317241E0"/>
    <w:rsid w:val="31737DE3"/>
    <w:rsid w:val="31762558"/>
    <w:rsid w:val="31763EEB"/>
    <w:rsid w:val="317A2EF7"/>
    <w:rsid w:val="317A7601"/>
    <w:rsid w:val="317D68C3"/>
    <w:rsid w:val="318177E6"/>
    <w:rsid w:val="31830865"/>
    <w:rsid w:val="318521EF"/>
    <w:rsid w:val="318A34E3"/>
    <w:rsid w:val="318A676C"/>
    <w:rsid w:val="318C02AA"/>
    <w:rsid w:val="31906412"/>
    <w:rsid w:val="31956172"/>
    <w:rsid w:val="31964168"/>
    <w:rsid w:val="31973802"/>
    <w:rsid w:val="3199630D"/>
    <w:rsid w:val="319A0950"/>
    <w:rsid w:val="319A63F2"/>
    <w:rsid w:val="319D0219"/>
    <w:rsid w:val="31A33CF8"/>
    <w:rsid w:val="31A74402"/>
    <w:rsid w:val="31AC630C"/>
    <w:rsid w:val="31AE4B21"/>
    <w:rsid w:val="31B61AEF"/>
    <w:rsid w:val="31B956A8"/>
    <w:rsid w:val="31BA4AAA"/>
    <w:rsid w:val="31BB2651"/>
    <w:rsid w:val="31BF532C"/>
    <w:rsid w:val="31C0231B"/>
    <w:rsid w:val="31C0752B"/>
    <w:rsid w:val="31C23006"/>
    <w:rsid w:val="31C80E59"/>
    <w:rsid w:val="31CA1013"/>
    <w:rsid w:val="31CD2C36"/>
    <w:rsid w:val="31CE67D2"/>
    <w:rsid w:val="31D25F4E"/>
    <w:rsid w:val="31D34024"/>
    <w:rsid w:val="31D37CAD"/>
    <w:rsid w:val="31D405A0"/>
    <w:rsid w:val="31D914C6"/>
    <w:rsid w:val="31DD2232"/>
    <w:rsid w:val="31DE235E"/>
    <w:rsid w:val="31DE4B96"/>
    <w:rsid w:val="31DF3829"/>
    <w:rsid w:val="31E032E3"/>
    <w:rsid w:val="31E94BBB"/>
    <w:rsid w:val="31EA31E6"/>
    <w:rsid w:val="31EF14FE"/>
    <w:rsid w:val="31EF44CE"/>
    <w:rsid w:val="31F52973"/>
    <w:rsid w:val="31F669FE"/>
    <w:rsid w:val="31FF55F5"/>
    <w:rsid w:val="32025300"/>
    <w:rsid w:val="320264FB"/>
    <w:rsid w:val="3203486C"/>
    <w:rsid w:val="32041D31"/>
    <w:rsid w:val="32044878"/>
    <w:rsid w:val="32096B1E"/>
    <w:rsid w:val="320B3D85"/>
    <w:rsid w:val="320C4411"/>
    <w:rsid w:val="320E2B57"/>
    <w:rsid w:val="320F4B17"/>
    <w:rsid w:val="32136850"/>
    <w:rsid w:val="321432F0"/>
    <w:rsid w:val="32170904"/>
    <w:rsid w:val="321A6031"/>
    <w:rsid w:val="321E331F"/>
    <w:rsid w:val="32206301"/>
    <w:rsid w:val="32240B51"/>
    <w:rsid w:val="322D2467"/>
    <w:rsid w:val="322E33E2"/>
    <w:rsid w:val="322F3062"/>
    <w:rsid w:val="322F5900"/>
    <w:rsid w:val="32312711"/>
    <w:rsid w:val="32363EA6"/>
    <w:rsid w:val="323662DD"/>
    <w:rsid w:val="323A2E3F"/>
    <w:rsid w:val="323C1D4E"/>
    <w:rsid w:val="323D6584"/>
    <w:rsid w:val="32467B09"/>
    <w:rsid w:val="324909D0"/>
    <w:rsid w:val="324B5012"/>
    <w:rsid w:val="324D6797"/>
    <w:rsid w:val="32512144"/>
    <w:rsid w:val="325167B6"/>
    <w:rsid w:val="32535DC9"/>
    <w:rsid w:val="32591C03"/>
    <w:rsid w:val="325B37D9"/>
    <w:rsid w:val="325B51AB"/>
    <w:rsid w:val="325D06AE"/>
    <w:rsid w:val="325E19B3"/>
    <w:rsid w:val="325F2F75"/>
    <w:rsid w:val="32614B36"/>
    <w:rsid w:val="326166CD"/>
    <w:rsid w:val="3262562C"/>
    <w:rsid w:val="3262664E"/>
    <w:rsid w:val="32640484"/>
    <w:rsid w:val="3265058D"/>
    <w:rsid w:val="3265201D"/>
    <w:rsid w:val="326545BA"/>
    <w:rsid w:val="32656151"/>
    <w:rsid w:val="326817B5"/>
    <w:rsid w:val="326E37F0"/>
    <w:rsid w:val="326F7B18"/>
    <w:rsid w:val="32721F61"/>
    <w:rsid w:val="32724D52"/>
    <w:rsid w:val="32727C2C"/>
    <w:rsid w:val="32765723"/>
    <w:rsid w:val="32786318"/>
    <w:rsid w:val="327A7628"/>
    <w:rsid w:val="327E1827"/>
    <w:rsid w:val="328E55B6"/>
    <w:rsid w:val="32983DD8"/>
    <w:rsid w:val="329C2F13"/>
    <w:rsid w:val="329E727B"/>
    <w:rsid w:val="32A50394"/>
    <w:rsid w:val="32A820B6"/>
    <w:rsid w:val="32A9020D"/>
    <w:rsid w:val="32AD3BE8"/>
    <w:rsid w:val="32B015E7"/>
    <w:rsid w:val="32B1279F"/>
    <w:rsid w:val="32B13239"/>
    <w:rsid w:val="32B14B08"/>
    <w:rsid w:val="32C6466A"/>
    <w:rsid w:val="32C94944"/>
    <w:rsid w:val="32CB69C2"/>
    <w:rsid w:val="32CC41E5"/>
    <w:rsid w:val="32CC44D9"/>
    <w:rsid w:val="32CD7A68"/>
    <w:rsid w:val="32CE5218"/>
    <w:rsid w:val="32D05F6E"/>
    <w:rsid w:val="32D47AFE"/>
    <w:rsid w:val="32D778F7"/>
    <w:rsid w:val="32DF5F1A"/>
    <w:rsid w:val="32E03C12"/>
    <w:rsid w:val="32E04F68"/>
    <w:rsid w:val="32E060C9"/>
    <w:rsid w:val="32E12E85"/>
    <w:rsid w:val="32E34A2E"/>
    <w:rsid w:val="32E7616A"/>
    <w:rsid w:val="32F1690B"/>
    <w:rsid w:val="32F93FAE"/>
    <w:rsid w:val="32FC654A"/>
    <w:rsid w:val="32FE7C81"/>
    <w:rsid w:val="330176D3"/>
    <w:rsid w:val="33080F2E"/>
    <w:rsid w:val="330C3BD8"/>
    <w:rsid w:val="331156D1"/>
    <w:rsid w:val="3312723C"/>
    <w:rsid w:val="33130B7E"/>
    <w:rsid w:val="33155B2E"/>
    <w:rsid w:val="33181FD4"/>
    <w:rsid w:val="331F54A8"/>
    <w:rsid w:val="33221E11"/>
    <w:rsid w:val="33222FEF"/>
    <w:rsid w:val="33224280"/>
    <w:rsid w:val="33256B9B"/>
    <w:rsid w:val="33274ACF"/>
    <w:rsid w:val="33277256"/>
    <w:rsid w:val="332821E4"/>
    <w:rsid w:val="332A5F8E"/>
    <w:rsid w:val="332B633B"/>
    <w:rsid w:val="3331706C"/>
    <w:rsid w:val="33334E8E"/>
    <w:rsid w:val="33343AA0"/>
    <w:rsid w:val="33395453"/>
    <w:rsid w:val="333A261A"/>
    <w:rsid w:val="333B359B"/>
    <w:rsid w:val="333D7180"/>
    <w:rsid w:val="33406722"/>
    <w:rsid w:val="33413717"/>
    <w:rsid w:val="3346062B"/>
    <w:rsid w:val="334872D4"/>
    <w:rsid w:val="3349570D"/>
    <w:rsid w:val="334A4C13"/>
    <w:rsid w:val="334C2BCF"/>
    <w:rsid w:val="335146E3"/>
    <w:rsid w:val="3354062E"/>
    <w:rsid w:val="335413CD"/>
    <w:rsid w:val="335441CC"/>
    <w:rsid w:val="33577282"/>
    <w:rsid w:val="33594792"/>
    <w:rsid w:val="335950CE"/>
    <w:rsid w:val="335F3754"/>
    <w:rsid w:val="335F41B9"/>
    <w:rsid w:val="335F4CD3"/>
    <w:rsid w:val="336A604D"/>
    <w:rsid w:val="3371296E"/>
    <w:rsid w:val="33744041"/>
    <w:rsid w:val="33771125"/>
    <w:rsid w:val="33773C37"/>
    <w:rsid w:val="33777F39"/>
    <w:rsid w:val="33793CEA"/>
    <w:rsid w:val="337A7D3A"/>
    <w:rsid w:val="337E40AD"/>
    <w:rsid w:val="3382375E"/>
    <w:rsid w:val="338334D0"/>
    <w:rsid w:val="338366F1"/>
    <w:rsid w:val="33841CFB"/>
    <w:rsid w:val="338D2CA1"/>
    <w:rsid w:val="33904B9E"/>
    <w:rsid w:val="33910F47"/>
    <w:rsid w:val="3395363F"/>
    <w:rsid w:val="33980308"/>
    <w:rsid w:val="339C35B9"/>
    <w:rsid w:val="339C4683"/>
    <w:rsid w:val="339E1F33"/>
    <w:rsid w:val="33A2282F"/>
    <w:rsid w:val="33A309C5"/>
    <w:rsid w:val="33A77AD4"/>
    <w:rsid w:val="33AD1E5B"/>
    <w:rsid w:val="33B36A61"/>
    <w:rsid w:val="33B44C39"/>
    <w:rsid w:val="33B9096A"/>
    <w:rsid w:val="33B93DB0"/>
    <w:rsid w:val="33B947BB"/>
    <w:rsid w:val="33BC18EF"/>
    <w:rsid w:val="33BC73B7"/>
    <w:rsid w:val="33C05E10"/>
    <w:rsid w:val="33C60302"/>
    <w:rsid w:val="33C72C14"/>
    <w:rsid w:val="33C72E7A"/>
    <w:rsid w:val="33C74E9E"/>
    <w:rsid w:val="33CB0159"/>
    <w:rsid w:val="33CC78FC"/>
    <w:rsid w:val="33D11FC1"/>
    <w:rsid w:val="33D16011"/>
    <w:rsid w:val="33DA20AE"/>
    <w:rsid w:val="33DB3A5E"/>
    <w:rsid w:val="33DC2F59"/>
    <w:rsid w:val="33DF3336"/>
    <w:rsid w:val="33E054FB"/>
    <w:rsid w:val="33E42AC3"/>
    <w:rsid w:val="33E46B33"/>
    <w:rsid w:val="33E5107A"/>
    <w:rsid w:val="33EB6BBB"/>
    <w:rsid w:val="33F8201D"/>
    <w:rsid w:val="33F9535B"/>
    <w:rsid w:val="33FA13D4"/>
    <w:rsid w:val="33FB1905"/>
    <w:rsid w:val="33FB26D9"/>
    <w:rsid w:val="33FE3571"/>
    <w:rsid w:val="33FF0A5B"/>
    <w:rsid w:val="34013347"/>
    <w:rsid w:val="3401670E"/>
    <w:rsid w:val="34044EFC"/>
    <w:rsid w:val="340555A3"/>
    <w:rsid w:val="34071D09"/>
    <w:rsid w:val="34082A25"/>
    <w:rsid w:val="34095C78"/>
    <w:rsid w:val="340A6E3E"/>
    <w:rsid w:val="340B7D9C"/>
    <w:rsid w:val="340C107C"/>
    <w:rsid w:val="340E5143"/>
    <w:rsid w:val="34103C93"/>
    <w:rsid w:val="34166B79"/>
    <w:rsid w:val="341D4E0B"/>
    <w:rsid w:val="34212AFE"/>
    <w:rsid w:val="342374F3"/>
    <w:rsid w:val="34263B33"/>
    <w:rsid w:val="34280C1E"/>
    <w:rsid w:val="342934CB"/>
    <w:rsid w:val="342A4967"/>
    <w:rsid w:val="342B153D"/>
    <w:rsid w:val="342B1EC1"/>
    <w:rsid w:val="342B57E2"/>
    <w:rsid w:val="342D3279"/>
    <w:rsid w:val="342E3EFF"/>
    <w:rsid w:val="34315362"/>
    <w:rsid w:val="34322036"/>
    <w:rsid w:val="34332631"/>
    <w:rsid w:val="34341AA5"/>
    <w:rsid w:val="34342CDC"/>
    <w:rsid w:val="34347057"/>
    <w:rsid w:val="34347969"/>
    <w:rsid w:val="343758DC"/>
    <w:rsid w:val="343E2DC2"/>
    <w:rsid w:val="343E3912"/>
    <w:rsid w:val="34436FD1"/>
    <w:rsid w:val="34490535"/>
    <w:rsid w:val="344A30EC"/>
    <w:rsid w:val="344C595B"/>
    <w:rsid w:val="344F1A85"/>
    <w:rsid w:val="34547187"/>
    <w:rsid w:val="34595D70"/>
    <w:rsid w:val="345B7BEF"/>
    <w:rsid w:val="345C5FA1"/>
    <w:rsid w:val="345E21F3"/>
    <w:rsid w:val="345E53F4"/>
    <w:rsid w:val="345F26B4"/>
    <w:rsid w:val="34607FF1"/>
    <w:rsid w:val="34621BA0"/>
    <w:rsid w:val="34624392"/>
    <w:rsid w:val="346767DC"/>
    <w:rsid w:val="346A05DA"/>
    <w:rsid w:val="346E5922"/>
    <w:rsid w:val="34740DA7"/>
    <w:rsid w:val="34754E87"/>
    <w:rsid w:val="34773319"/>
    <w:rsid w:val="347B4203"/>
    <w:rsid w:val="348210DF"/>
    <w:rsid w:val="34827F51"/>
    <w:rsid w:val="34843856"/>
    <w:rsid w:val="34847E45"/>
    <w:rsid w:val="34875C96"/>
    <w:rsid w:val="348B457D"/>
    <w:rsid w:val="348C19CA"/>
    <w:rsid w:val="348E76C9"/>
    <w:rsid w:val="3490636D"/>
    <w:rsid w:val="34972821"/>
    <w:rsid w:val="34976289"/>
    <w:rsid w:val="34987FD8"/>
    <w:rsid w:val="349A5E33"/>
    <w:rsid w:val="349E2A77"/>
    <w:rsid w:val="349F7451"/>
    <w:rsid w:val="34A008AB"/>
    <w:rsid w:val="34A075E3"/>
    <w:rsid w:val="34A21064"/>
    <w:rsid w:val="34A43DEB"/>
    <w:rsid w:val="34A4505E"/>
    <w:rsid w:val="34A745D4"/>
    <w:rsid w:val="34AB2387"/>
    <w:rsid w:val="34AB3B12"/>
    <w:rsid w:val="34AC7D24"/>
    <w:rsid w:val="34AF2F10"/>
    <w:rsid w:val="34B333B7"/>
    <w:rsid w:val="34B34834"/>
    <w:rsid w:val="34B41C85"/>
    <w:rsid w:val="34B73926"/>
    <w:rsid w:val="34B74E31"/>
    <w:rsid w:val="34C1119D"/>
    <w:rsid w:val="34C30E49"/>
    <w:rsid w:val="34C630A6"/>
    <w:rsid w:val="34C83F1F"/>
    <w:rsid w:val="34CF1C19"/>
    <w:rsid w:val="34CF3110"/>
    <w:rsid w:val="34CF7168"/>
    <w:rsid w:val="34D82FC0"/>
    <w:rsid w:val="34DC1367"/>
    <w:rsid w:val="34DE2CB3"/>
    <w:rsid w:val="34E11FDC"/>
    <w:rsid w:val="34EA778D"/>
    <w:rsid w:val="34F541B4"/>
    <w:rsid w:val="34F8556A"/>
    <w:rsid w:val="34F85A73"/>
    <w:rsid w:val="34FE613B"/>
    <w:rsid w:val="35022A4B"/>
    <w:rsid w:val="35046B44"/>
    <w:rsid w:val="35054E58"/>
    <w:rsid w:val="350E4B4E"/>
    <w:rsid w:val="35100496"/>
    <w:rsid w:val="35194B8D"/>
    <w:rsid w:val="351B586F"/>
    <w:rsid w:val="351D468D"/>
    <w:rsid w:val="35207BEF"/>
    <w:rsid w:val="35237106"/>
    <w:rsid w:val="35260BAC"/>
    <w:rsid w:val="35267DD2"/>
    <w:rsid w:val="352A0640"/>
    <w:rsid w:val="352A0F42"/>
    <w:rsid w:val="352A4802"/>
    <w:rsid w:val="352D72E8"/>
    <w:rsid w:val="35361A6D"/>
    <w:rsid w:val="353A4770"/>
    <w:rsid w:val="353B0334"/>
    <w:rsid w:val="353E7D5B"/>
    <w:rsid w:val="35455B73"/>
    <w:rsid w:val="3546060F"/>
    <w:rsid w:val="354B2F18"/>
    <w:rsid w:val="354B343C"/>
    <w:rsid w:val="354B38F1"/>
    <w:rsid w:val="354C2CD8"/>
    <w:rsid w:val="354C39A9"/>
    <w:rsid w:val="354E5A36"/>
    <w:rsid w:val="35504B23"/>
    <w:rsid w:val="355127A9"/>
    <w:rsid w:val="355241FF"/>
    <w:rsid w:val="35565D57"/>
    <w:rsid w:val="35591F35"/>
    <w:rsid w:val="355D407D"/>
    <w:rsid w:val="355E7DB7"/>
    <w:rsid w:val="355F2A20"/>
    <w:rsid w:val="355F451E"/>
    <w:rsid w:val="3560658B"/>
    <w:rsid w:val="356154A3"/>
    <w:rsid w:val="35654641"/>
    <w:rsid w:val="356649D9"/>
    <w:rsid w:val="356F42E2"/>
    <w:rsid w:val="3575473D"/>
    <w:rsid w:val="357B28E7"/>
    <w:rsid w:val="358045D7"/>
    <w:rsid w:val="35811D31"/>
    <w:rsid w:val="3584343C"/>
    <w:rsid w:val="358A7DB7"/>
    <w:rsid w:val="358D7ED1"/>
    <w:rsid w:val="35915FF2"/>
    <w:rsid w:val="3591748A"/>
    <w:rsid w:val="359B05CF"/>
    <w:rsid w:val="359B51E2"/>
    <w:rsid w:val="359E5016"/>
    <w:rsid w:val="359E7204"/>
    <w:rsid w:val="35A00ED6"/>
    <w:rsid w:val="35A17EE0"/>
    <w:rsid w:val="35A3178F"/>
    <w:rsid w:val="35A77D9E"/>
    <w:rsid w:val="35AA3142"/>
    <w:rsid w:val="35AC4E1D"/>
    <w:rsid w:val="35B361A6"/>
    <w:rsid w:val="35B3791F"/>
    <w:rsid w:val="35B81006"/>
    <w:rsid w:val="35B83923"/>
    <w:rsid w:val="35B8547E"/>
    <w:rsid w:val="35B859B5"/>
    <w:rsid w:val="35BA5B31"/>
    <w:rsid w:val="35BF44C3"/>
    <w:rsid w:val="35C5630F"/>
    <w:rsid w:val="35C9359B"/>
    <w:rsid w:val="35CD25D4"/>
    <w:rsid w:val="35D41F5E"/>
    <w:rsid w:val="35D43DD2"/>
    <w:rsid w:val="35D66E51"/>
    <w:rsid w:val="35DB44CB"/>
    <w:rsid w:val="35DC73B7"/>
    <w:rsid w:val="35DD7891"/>
    <w:rsid w:val="35DF21C9"/>
    <w:rsid w:val="35E11274"/>
    <w:rsid w:val="35E15989"/>
    <w:rsid w:val="35E20B6D"/>
    <w:rsid w:val="35E40763"/>
    <w:rsid w:val="35E87262"/>
    <w:rsid w:val="35E96224"/>
    <w:rsid w:val="35E96816"/>
    <w:rsid w:val="35EC0906"/>
    <w:rsid w:val="35EC13A4"/>
    <w:rsid w:val="35F172DE"/>
    <w:rsid w:val="35F30D88"/>
    <w:rsid w:val="35F332F0"/>
    <w:rsid w:val="35F353F5"/>
    <w:rsid w:val="35F505D2"/>
    <w:rsid w:val="35FC4A92"/>
    <w:rsid w:val="36037343"/>
    <w:rsid w:val="36084E1D"/>
    <w:rsid w:val="36131A93"/>
    <w:rsid w:val="36163C3E"/>
    <w:rsid w:val="36167622"/>
    <w:rsid w:val="36191437"/>
    <w:rsid w:val="361B5658"/>
    <w:rsid w:val="361C4682"/>
    <w:rsid w:val="36230DAB"/>
    <w:rsid w:val="3624110A"/>
    <w:rsid w:val="36254516"/>
    <w:rsid w:val="362C4C1B"/>
    <w:rsid w:val="362C6D4C"/>
    <w:rsid w:val="362D2AA6"/>
    <w:rsid w:val="363143EB"/>
    <w:rsid w:val="36352739"/>
    <w:rsid w:val="36360DEA"/>
    <w:rsid w:val="36381A63"/>
    <w:rsid w:val="36385635"/>
    <w:rsid w:val="363C34D4"/>
    <w:rsid w:val="363E2854"/>
    <w:rsid w:val="36422184"/>
    <w:rsid w:val="36446162"/>
    <w:rsid w:val="36453517"/>
    <w:rsid w:val="36461BF2"/>
    <w:rsid w:val="364A3FEE"/>
    <w:rsid w:val="36566D7F"/>
    <w:rsid w:val="36571984"/>
    <w:rsid w:val="36584736"/>
    <w:rsid w:val="36591A03"/>
    <w:rsid w:val="365A1AED"/>
    <w:rsid w:val="365C34EC"/>
    <w:rsid w:val="36616CD8"/>
    <w:rsid w:val="36626D13"/>
    <w:rsid w:val="36641124"/>
    <w:rsid w:val="36675B01"/>
    <w:rsid w:val="366D6841"/>
    <w:rsid w:val="367327A6"/>
    <w:rsid w:val="36767036"/>
    <w:rsid w:val="367926FF"/>
    <w:rsid w:val="367A1A4F"/>
    <w:rsid w:val="367C1473"/>
    <w:rsid w:val="367F40CE"/>
    <w:rsid w:val="368208E7"/>
    <w:rsid w:val="36843163"/>
    <w:rsid w:val="36847040"/>
    <w:rsid w:val="36852558"/>
    <w:rsid w:val="36860AE4"/>
    <w:rsid w:val="36863BC4"/>
    <w:rsid w:val="36875322"/>
    <w:rsid w:val="36877584"/>
    <w:rsid w:val="368A4DE1"/>
    <w:rsid w:val="368D64A2"/>
    <w:rsid w:val="3690462F"/>
    <w:rsid w:val="3692197C"/>
    <w:rsid w:val="36934756"/>
    <w:rsid w:val="36950B1F"/>
    <w:rsid w:val="369C733E"/>
    <w:rsid w:val="369D6E3D"/>
    <w:rsid w:val="36A0406A"/>
    <w:rsid w:val="36A479D0"/>
    <w:rsid w:val="36A77D38"/>
    <w:rsid w:val="36A819FE"/>
    <w:rsid w:val="36AB399B"/>
    <w:rsid w:val="36AF059D"/>
    <w:rsid w:val="36B3246D"/>
    <w:rsid w:val="36B36428"/>
    <w:rsid w:val="36B6153E"/>
    <w:rsid w:val="36B74F38"/>
    <w:rsid w:val="36BA5BD4"/>
    <w:rsid w:val="36BB18B1"/>
    <w:rsid w:val="36BB2D49"/>
    <w:rsid w:val="36C1774B"/>
    <w:rsid w:val="36C32F55"/>
    <w:rsid w:val="36C33BF9"/>
    <w:rsid w:val="36CC0D3D"/>
    <w:rsid w:val="36CC4E6F"/>
    <w:rsid w:val="36CE3D43"/>
    <w:rsid w:val="36D24400"/>
    <w:rsid w:val="36D5377A"/>
    <w:rsid w:val="36D65004"/>
    <w:rsid w:val="36DD280B"/>
    <w:rsid w:val="36DE7827"/>
    <w:rsid w:val="36E046F1"/>
    <w:rsid w:val="36E93D5E"/>
    <w:rsid w:val="36EC04B7"/>
    <w:rsid w:val="36F13E38"/>
    <w:rsid w:val="36F323B6"/>
    <w:rsid w:val="36F52019"/>
    <w:rsid w:val="36F70690"/>
    <w:rsid w:val="36F7118E"/>
    <w:rsid w:val="36F90A3C"/>
    <w:rsid w:val="36F912B2"/>
    <w:rsid w:val="36FA6D57"/>
    <w:rsid w:val="36FC65B7"/>
    <w:rsid w:val="36FF4A81"/>
    <w:rsid w:val="37011A92"/>
    <w:rsid w:val="3703087F"/>
    <w:rsid w:val="3704484F"/>
    <w:rsid w:val="370A3694"/>
    <w:rsid w:val="370B4F11"/>
    <w:rsid w:val="370C7C2A"/>
    <w:rsid w:val="37101844"/>
    <w:rsid w:val="371221D7"/>
    <w:rsid w:val="371257EF"/>
    <w:rsid w:val="37132D5D"/>
    <w:rsid w:val="371632E8"/>
    <w:rsid w:val="371B18AC"/>
    <w:rsid w:val="371E59DF"/>
    <w:rsid w:val="37201D77"/>
    <w:rsid w:val="37250FD3"/>
    <w:rsid w:val="37272000"/>
    <w:rsid w:val="372B5D93"/>
    <w:rsid w:val="372F096A"/>
    <w:rsid w:val="372F0F16"/>
    <w:rsid w:val="373042CF"/>
    <w:rsid w:val="3731548E"/>
    <w:rsid w:val="37364124"/>
    <w:rsid w:val="37381E66"/>
    <w:rsid w:val="373D40D8"/>
    <w:rsid w:val="37444D4E"/>
    <w:rsid w:val="37464640"/>
    <w:rsid w:val="3746557D"/>
    <w:rsid w:val="37485AA7"/>
    <w:rsid w:val="374E39C9"/>
    <w:rsid w:val="3753174E"/>
    <w:rsid w:val="3754763C"/>
    <w:rsid w:val="375674EA"/>
    <w:rsid w:val="375702A8"/>
    <w:rsid w:val="3758561B"/>
    <w:rsid w:val="375A305F"/>
    <w:rsid w:val="375B0D54"/>
    <w:rsid w:val="375E32CF"/>
    <w:rsid w:val="375F1BF5"/>
    <w:rsid w:val="3760284B"/>
    <w:rsid w:val="3769503A"/>
    <w:rsid w:val="376B186E"/>
    <w:rsid w:val="3772248B"/>
    <w:rsid w:val="37755D4F"/>
    <w:rsid w:val="377740F8"/>
    <w:rsid w:val="377B63E3"/>
    <w:rsid w:val="377D6228"/>
    <w:rsid w:val="377F2B05"/>
    <w:rsid w:val="378172F6"/>
    <w:rsid w:val="378309A0"/>
    <w:rsid w:val="37851925"/>
    <w:rsid w:val="37873E50"/>
    <w:rsid w:val="3789277A"/>
    <w:rsid w:val="37892959"/>
    <w:rsid w:val="378A0BEB"/>
    <w:rsid w:val="378B382E"/>
    <w:rsid w:val="378C07DE"/>
    <w:rsid w:val="378E6F01"/>
    <w:rsid w:val="37927474"/>
    <w:rsid w:val="3792795E"/>
    <w:rsid w:val="37944C82"/>
    <w:rsid w:val="37967A15"/>
    <w:rsid w:val="37974EA7"/>
    <w:rsid w:val="379A279D"/>
    <w:rsid w:val="379D4D20"/>
    <w:rsid w:val="379F69B4"/>
    <w:rsid w:val="37A15A92"/>
    <w:rsid w:val="37A21255"/>
    <w:rsid w:val="37A2162F"/>
    <w:rsid w:val="37A23530"/>
    <w:rsid w:val="37A313F9"/>
    <w:rsid w:val="37A352B4"/>
    <w:rsid w:val="37A37CA0"/>
    <w:rsid w:val="37A5408D"/>
    <w:rsid w:val="37A7238F"/>
    <w:rsid w:val="37AD5B66"/>
    <w:rsid w:val="37B00452"/>
    <w:rsid w:val="37B51133"/>
    <w:rsid w:val="37B80823"/>
    <w:rsid w:val="37BA4694"/>
    <w:rsid w:val="37BA68FC"/>
    <w:rsid w:val="37C10485"/>
    <w:rsid w:val="37C4140A"/>
    <w:rsid w:val="37C6715B"/>
    <w:rsid w:val="37CB1063"/>
    <w:rsid w:val="37CC5E70"/>
    <w:rsid w:val="37D529A9"/>
    <w:rsid w:val="37D64D39"/>
    <w:rsid w:val="37DD6087"/>
    <w:rsid w:val="37E2423D"/>
    <w:rsid w:val="37E34F79"/>
    <w:rsid w:val="37E551C2"/>
    <w:rsid w:val="37E75A08"/>
    <w:rsid w:val="37E75C9C"/>
    <w:rsid w:val="37E90F3B"/>
    <w:rsid w:val="37EA7AC8"/>
    <w:rsid w:val="37EC673C"/>
    <w:rsid w:val="37ED4A58"/>
    <w:rsid w:val="37EE70D8"/>
    <w:rsid w:val="37F0006A"/>
    <w:rsid w:val="37F32805"/>
    <w:rsid w:val="37F35040"/>
    <w:rsid w:val="37F73513"/>
    <w:rsid w:val="37F81C64"/>
    <w:rsid w:val="37FA18E4"/>
    <w:rsid w:val="37FD2868"/>
    <w:rsid w:val="37FE6455"/>
    <w:rsid w:val="38030A58"/>
    <w:rsid w:val="38031BB6"/>
    <w:rsid w:val="3809775E"/>
    <w:rsid w:val="380A5816"/>
    <w:rsid w:val="380F5D35"/>
    <w:rsid w:val="38126F8A"/>
    <w:rsid w:val="381B4B6F"/>
    <w:rsid w:val="381F577F"/>
    <w:rsid w:val="382749E6"/>
    <w:rsid w:val="382774DC"/>
    <w:rsid w:val="38291D9E"/>
    <w:rsid w:val="382A7BBC"/>
    <w:rsid w:val="382B068D"/>
    <w:rsid w:val="383316D0"/>
    <w:rsid w:val="38373947"/>
    <w:rsid w:val="38375519"/>
    <w:rsid w:val="38386273"/>
    <w:rsid w:val="38394C4C"/>
    <w:rsid w:val="383D4B4D"/>
    <w:rsid w:val="38403EF2"/>
    <w:rsid w:val="3844468F"/>
    <w:rsid w:val="38452972"/>
    <w:rsid w:val="38463F61"/>
    <w:rsid w:val="3847076A"/>
    <w:rsid w:val="384B3D12"/>
    <w:rsid w:val="384F1A6B"/>
    <w:rsid w:val="384F5704"/>
    <w:rsid w:val="38537D58"/>
    <w:rsid w:val="385641FC"/>
    <w:rsid w:val="38573CD5"/>
    <w:rsid w:val="385E15E5"/>
    <w:rsid w:val="38605D59"/>
    <w:rsid w:val="38632D5A"/>
    <w:rsid w:val="386456FE"/>
    <w:rsid w:val="3866497E"/>
    <w:rsid w:val="38673123"/>
    <w:rsid w:val="386867C8"/>
    <w:rsid w:val="386B0202"/>
    <w:rsid w:val="386C70AC"/>
    <w:rsid w:val="386E78B4"/>
    <w:rsid w:val="386F7324"/>
    <w:rsid w:val="387065C2"/>
    <w:rsid w:val="38723B7A"/>
    <w:rsid w:val="3875703C"/>
    <w:rsid w:val="38757E79"/>
    <w:rsid w:val="38782FB0"/>
    <w:rsid w:val="3878519A"/>
    <w:rsid w:val="38797AA9"/>
    <w:rsid w:val="387A536E"/>
    <w:rsid w:val="387F2D7F"/>
    <w:rsid w:val="3881030A"/>
    <w:rsid w:val="38823AA3"/>
    <w:rsid w:val="38845FC5"/>
    <w:rsid w:val="38850F61"/>
    <w:rsid w:val="388A31D2"/>
    <w:rsid w:val="388A6492"/>
    <w:rsid w:val="388D0C74"/>
    <w:rsid w:val="388D251B"/>
    <w:rsid w:val="388F1CD4"/>
    <w:rsid w:val="3891330F"/>
    <w:rsid w:val="38916A27"/>
    <w:rsid w:val="38933078"/>
    <w:rsid w:val="38965401"/>
    <w:rsid w:val="38985CEA"/>
    <w:rsid w:val="389B304C"/>
    <w:rsid w:val="389B3130"/>
    <w:rsid w:val="389B52C2"/>
    <w:rsid w:val="389E5159"/>
    <w:rsid w:val="389F5784"/>
    <w:rsid w:val="389F6B97"/>
    <w:rsid w:val="38A0258A"/>
    <w:rsid w:val="38A10D3A"/>
    <w:rsid w:val="38A1254F"/>
    <w:rsid w:val="38A22FF6"/>
    <w:rsid w:val="38A61B0A"/>
    <w:rsid w:val="38B1115E"/>
    <w:rsid w:val="38B75688"/>
    <w:rsid w:val="38BD3AEA"/>
    <w:rsid w:val="38C06B12"/>
    <w:rsid w:val="38C47D70"/>
    <w:rsid w:val="38C86AB9"/>
    <w:rsid w:val="38CC7BD6"/>
    <w:rsid w:val="38CD76BE"/>
    <w:rsid w:val="38D02CF2"/>
    <w:rsid w:val="38D11947"/>
    <w:rsid w:val="38D2329D"/>
    <w:rsid w:val="38D51601"/>
    <w:rsid w:val="38D54ACA"/>
    <w:rsid w:val="38DB4B50"/>
    <w:rsid w:val="38DC0E9C"/>
    <w:rsid w:val="38DE31DB"/>
    <w:rsid w:val="38E06677"/>
    <w:rsid w:val="38E11E00"/>
    <w:rsid w:val="38E22F9C"/>
    <w:rsid w:val="38E27663"/>
    <w:rsid w:val="38E950DA"/>
    <w:rsid w:val="38EE36D6"/>
    <w:rsid w:val="38F1339F"/>
    <w:rsid w:val="38F165F8"/>
    <w:rsid w:val="38F7028F"/>
    <w:rsid w:val="38F93A05"/>
    <w:rsid w:val="38FC1120"/>
    <w:rsid w:val="38FC1C82"/>
    <w:rsid w:val="38FF4EA1"/>
    <w:rsid w:val="39020BB9"/>
    <w:rsid w:val="390309F7"/>
    <w:rsid w:val="390731F8"/>
    <w:rsid w:val="390A1721"/>
    <w:rsid w:val="390B04A9"/>
    <w:rsid w:val="390B6681"/>
    <w:rsid w:val="391204D0"/>
    <w:rsid w:val="39142CBE"/>
    <w:rsid w:val="391527DD"/>
    <w:rsid w:val="39187F4F"/>
    <w:rsid w:val="392513D1"/>
    <w:rsid w:val="392622FA"/>
    <w:rsid w:val="39266E53"/>
    <w:rsid w:val="39273AD3"/>
    <w:rsid w:val="39300B87"/>
    <w:rsid w:val="393135F3"/>
    <w:rsid w:val="393274A5"/>
    <w:rsid w:val="393C10E1"/>
    <w:rsid w:val="393D3F5C"/>
    <w:rsid w:val="393D4161"/>
    <w:rsid w:val="393D4C50"/>
    <w:rsid w:val="393E035D"/>
    <w:rsid w:val="393E1DEA"/>
    <w:rsid w:val="39411354"/>
    <w:rsid w:val="39423E74"/>
    <w:rsid w:val="394D07EE"/>
    <w:rsid w:val="394E0F10"/>
    <w:rsid w:val="394E5C97"/>
    <w:rsid w:val="39511C7D"/>
    <w:rsid w:val="39525592"/>
    <w:rsid w:val="395544A1"/>
    <w:rsid w:val="39576FAF"/>
    <w:rsid w:val="395850A3"/>
    <w:rsid w:val="39594D23"/>
    <w:rsid w:val="395C3089"/>
    <w:rsid w:val="39635633"/>
    <w:rsid w:val="396430B4"/>
    <w:rsid w:val="39650642"/>
    <w:rsid w:val="39652774"/>
    <w:rsid w:val="39662200"/>
    <w:rsid w:val="396A0D74"/>
    <w:rsid w:val="396C550F"/>
    <w:rsid w:val="396D10C8"/>
    <w:rsid w:val="39720793"/>
    <w:rsid w:val="39741150"/>
    <w:rsid w:val="3974718D"/>
    <w:rsid w:val="39784A77"/>
    <w:rsid w:val="397F5611"/>
    <w:rsid w:val="398328A1"/>
    <w:rsid w:val="398A32F4"/>
    <w:rsid w:val="39931A05"/>
    <w:rsid w:val="39945014"/>
    <w:rsid w:val="39982915"/>
    <w:rsid w:val="399E257B"/>
    <w:rsid w:val="399E38D4"/>
    <w:rsid w:val="39A057DF"/>
    <w:rsid w:val="39A812CF"/>
    <w:rsid w:val="39A96C80"/>
    <w:rsid w:val="39B02D80"/>
    <w:rsid w:val="39B20B9F"/>
    <w:rsid w:val="39B27377"/>
    <w:rsid w:val="39B45B6E"/>
    <w:rsid w:val="39B479BB"/>
    <w:rsid w:val="39B56B51"/>
    <w:rsid w:val="39BA6DBD"/>
    <w:rsid w:val="39BF24C9"/>
    <w:rsid w:val="39BF390E"/>
    <w:rsid w:val="39C07F4B"/>
    <w:rsid w:val="39C12B44"/>
    <w:rsid w:val="39C31AE0"/>
    <w:rsid w:val="39C51856"/>
    <w:rsid w:val="39C73159"/>
    <w:rsid w:val="39C81B27"/>
    <w:rsid w:val="39CE7D8A"/>
    <w:rsid w:val="39CF41A8"/>
    <w:rsid w:val="39D06867"/>
    <w:rsid w:val="39D3642E"/>
    <w:rsid w:val="39D52D48"/>
    <w:rsid w:val="39DA0812"/>
    <w:rsid w:val="39DF07FF"/>
    <w:rsid w:val="39E14EBE"/>
    <w:rsid w:val="39E27206"/>
    <w:rsid w:val="39E9123E"/>
    <w:rsid w:val="39ED1046"/>
    <w:rsid w:val="39ED635F"/>
    <w:rsid w:val="39EE168C"/>
    <w:rsid w:val="39F32D23"/>
    <w:rsid w:val="39F44A27"/>
    <w:rsid w:val="39F65773"/>
    <w:rsid w:val="39FA26AE"/>
    <w:rsid w:val="39FA638D"/>
    <w:rsid w:val="39FB18A6"/>
    <w:rsid w:val="39FB3283"/>
    <w:rsid w:val="39FC3B46"/>
    <w:rsid w:val="39FC6327"/>
    <w:rsid w:val="39FD0709"/>
    <w:rsid w:val="39FD4E98"/>
    <w:rsid w:val="3A0134DA"/>
    <w:rsid w:val="3A0245E1"/>
    <w:rsid w:val="3A0564C1"/>
    <w:rsid w:val="3A1011CE"/>
    <w:rsid w:val="3A130B78"/>
    <w:rsid w:val="3A144D07"/>
    <w:rsid w:val="3A150CD9"/>
    <w:rsid w:val="3A1621B0"/>
    <w:rsid w:val="3A1A2295"/>
    <w:rsid w:val="3A1B774F"/>
    <w:rsid w:val="3A1C16AB"/>
    <w:rsid w:val="3A1E15E9"/>
    <w:rsid w:val="3A1F36EE"/>
    <w:rsid w:val="3A2B507B"/>
    <w:rsid w:val="3A2B74F2"/>
    <w:rsid w:val="3A322808"/>
    <w:rsid w:val="3A34378D"/>
    <w:rsid w:val="3A387612"/>
    <w:rsid w:val="3A3C0C0F"/>
    <w:rsid w:val="3A3C7806"/>
    <w:rsid w:val="3A3D661B"/>
    <w:rsid w:val="3A3E0114"/>
    <w:rsid w:val="3A3E2E5E"/>
    <w:rsid w:val="3A3E5B39"/>
    <w:rsid w:val="3A400E57"/>
    <w:rsid w:val="3A43473F"/>
    <w:rsid w:val="3A4903BC"/>
    <w:rsid w:val="3A4A1C17"/>
    <w:rsid w:val="3A4A5901"/>
    <w:rsid w:val="3A4B68BF"/>
    <w:rsid w:val="3A4F353F"/>
    <w:rsid w:val="3A5122AA"/>
    <w:rsid w:val="3A515669"/>
    <w:rsid w:val="3A534DF5"/>
    <w:rsid w:val="3A550DC9"/>
    <w:rsid w:val="3A564FC6"/>
    <w:rsid w:val="3A5E0F04"/>
    <w:rsid w:val="3A5E6B4F"/>
    <w:rsid w:val="3A621BFD"/>
    <w:rsid w:val="3A632285"/>
    <w:rsid w:val="3A677D2B"/>
    <w:rsid w:val="3A6A5DD8"/>
    <w:rsid w:val="3A70670B"/>
    <w:rsid w:val="3A736DC4"/>
    <w:rsid w:val="3A7E732A"/>
    <w:rsid w:val="3A7F24AB"/>
    <w:rsid w:val="3A8049BD"/>
    <w:rsid w:val="3A8521E1"/>
    <w:rsid w:val="3A875C3E"/>
    <w:rsid w:val="3A8C1C1D"/>
    <w:rsid w:val="3A8C7A70"/>
    <w:rsid w:val="3A9202A3"/>
    <w:rsid w:val="3A9401E9"/>
    <w:rsid w:val="3A96161A"/>
    <w:rsid w:val="3A983DAB"/>
    <w:rsid w:val="3A986168"/>
    <w:rsid w:val="3A9934B1"/>
    <w:rsid w:val="3A9C5452"/>
    <w:rsid w:val="3AA41238"/>
    <w:rsid w:val="3AAE230E"/>
    <w:rsid w:val="3AAE4952"/>
    <w:rsid w:val="3AAF14A8"/>
    <w:rsid w:val="3AB03849"/>
    <w:rsid w:val="3AB11429"/>
    <w:rsid w:val="3AB17CAD"/>
    <w:rsid w:val="3AB26344"/>
    <w:rsid w:val="3AB3498C"/>
    <w:rsid w:val="3AB54F68"/>
    <w:rsid w:val="3ABC01EE"/>
    <w:rsid w:val="3AC06B02"/>
    <w:rsid w:val="3AC10DF2"/>
    <w:rsid w:val="3AC75422"/>
    <w:rsid w:val="3AC97BFB"/>
    <w:rsid w:val="3AD31BF0"/>
    <w:rsid w:val="3AD45894"/>
    <w:rsid w:val="3AD46DC5"/>
    <w:rsid w:val="3AD618F2"/>
    <w:rsid w:val="3AD86D5F"/>
    <w:rsid w:val="3ADF30DF"/>
    <w:rsid w:val="3AE03C73"/>
    <w:rsid w:val="3AE14921"/>
    <w:rsid w:val="3AE53081"/>
    <w:rsid w:val="3AE54936"/>
    <w:rsid w:val="3AE566CD"/>
    <w:rsid w:val="3AE76A91"/>
    <w:rsid w:val="3AE80CB2"/>
    <w:rsid w:val="3AEB7906"/>
    <w:rsid w:val="3AEE5FCA"/>
    <w:rsid w:val="3AF30154"/>
    <w:rsid w:val="3AF358D8"/>
    <w:rsid w:val="3AFA2C71"/>
    <w:rsid w:val="3AFC7952"/>
    <w:rsid w:val="3B002A99"/>
    <w:rsid w:val="3B02185C"/>
    <w:rsid w:val="3B0233B6"/>
    <w:rsid w:val="3B05173C"/>
    <w:rsid w:val="3B09786F"/>
    <w:rsid w:val="3B0D3D2A"/>
    <w:rsid w:val="3B131C9B"/>
    <w:rsid w:val="3B15301F"/>
    <w:rsid w:val="3B1F7765"/>
    <w:rsid w:val="3B226C75"/>
    <w:rsid w:val="3B250B17"/>
    <w:rsid w:val="3B25620A"/>
    <w:rsid w:val="3B28405E"/>
    <w:rsid w:val="3B2F0A29"/>
    <w:rsid w:val="3B2F14C4"/>
    <w:rsid w:val="3B325C2E"/>
    <w:rsid w:val="3B325E07"/>
    <w:rsid w:val="3B364634"/>
    <w:rsid w:val="3B3B23BA"/>
    <w:rsid w:val="3B41159E"/>
    <w:rsid w:val="3B420274"/>
    <w:rsid w:val="3B4370D4"/>
    <w:rsid w:val="3B46104B"/>
    <w:rsid w:val="3B477C65"/>
    <w:rsid w:val="3B483694"/>
    <w:rsid w:val="3B487373"/>
    <w:rsid w:val="3B4B46B0"/>
    <w:rsid w:val="3B4B518D"/>
    <w:rsid w:val="3B4C36E4"/>
    <w:rsid w:val="3B4E2987"/>
    <w:rsid w:val="3B4F195B"/>
    <w:rsid w:val="3B503208"/>
    <w:rsid w:val="3B545956"/>
    <w:rsid w:val="3B555076"/>
    <w:rsid w:val="3B563D99"/>
    <w:rsid w:val="3B591316"/>
    <w:rsid w:val="3B5A059C"/>
    <w:rsid w:val="3B627C44"/>
    <w:rsid w:val="3B674401"/>
    <w:rsid w:val="3B6803D4"/>
    <w:rsid w:val="3B691263"/>
    <w:rsid w:val="3B6C2122"/>
    <w:rsid w:val="3B6F440E"/>
    <w:rsid w:val="3B70402C"/>
    <w:rsid w:val="3B712B75"/>
    <w:rsid w:val="3B741655"/>
    <w:rsid w:val="3B7A5C22"/>
    <w:rsid w:val="3B825CCF"/>
    <w:rsid w:val="3B84279D"/>
    <w:rsid w:val="3B89083B"/>
    <w:rsid w:val="3B89663D"/>
    <w:rsid w:val="3B8D5DAD"/>
    <w:rsid w:val="3B8E1DC4"/>
    <w:rsid w:val="3B911B07"/>
    <w:rsid w:val="3B93361B"/>
    <w:rsid w:val="3B9A0AD5"/>
    <w:rsid w:val="3BA07842"/>
    <w:rsid w:val="3BA96B71"/>
    <w:rsid w:val="3BAE5D63"/>
    <w:rsid w:val="3BAF5569"/>
    <w:rsid w:val="3BB60457"/>
    <w:rsid w:val="3BB66BDF"/>
    <w:rsid w:val="3BB717CB"/>
    <w:rsid w:val="3BB83DBD"/>
    <w:rsid w:val="3BBA2C8E"/>
    <w:rsid w:val="3BBF3487"/>
    <w:rsid w:val="3BC852BA"/>
    <w:rsid w:val="3BC91CA0"/>
    <w:rsid w:val="3BCA08E3"/>
    <w:rsid w:val="3BCA5F6E"/>
    <w:rsid w:val="3BCE6AB0"/>
    <w:rsid w:val="3BD20214"/>
    <w:rsid w:val="3BD21077"/>
    <w:rsid w:val="3BD41BB4"/>
    <w:rsid w:val="3BD67662"/>
    <w:rsid w:val="3BDC62A3"/>
    <w:rsid w:val="3BDE1E5B"/>
    <w:rsid w:val="3BDF22C6"/>
    <w:rsid w:val="3BE262DF"/>
    <w:rsid w:val="3BE35284"/>
    <w:rsid w:val="3BE46D75"/>
    <w:rsid w:val="3BE969B5"/>
    <w:rsid w:val="3BEA1D74"/>
    <w:rsid w:val="3BEC0678"/>
    <w:rsid w:val="3BED0D1F"/>
    <w:rsid w:val="3BED6930"/>
    <w:rsid w:val="3BF13AFF"/>
    <w:rsid w:val="3BF4384F"/>
    <w:rsid w:val="3BF45C01"/>
    <w:rsid w:val="3BF575CC"/>
    <w:rsid w:val="3BF91DD6"/>
    <w:rsid w:val="3BFD05CA"/>
    <w:rsid w:val="3BFE12DA"/>
    <w:rsid w:val="3BFF443C"/>
    <w:rsid w:val="3C005FB0"/>
    <w:rsid w:val="3C007580"/>
    <w:rsid w:val="3C052028"/>
    <w:rsid w:val="3C063688"/>
    <w:rsid w:val="3C071C3F"/>
    <w:rsid w:val="3C09378B"/>
    <w:rsid w:val="3C13023D"/>
    <w:rsid w:val="3C147C36"/>
    <w:rsid w:val="3C15041F"/>
    <w:rsid w:val="3C167E3F"/>
    <w:rsid w:val="3C1E2927"/>
    <w:rsid w:val="3C26613B"/>
    <w:rsid w:val="3C2730A1"/>
    <w:rsid w:val="3C273625"/>
    <w:rsid w:val="3C2E0B8F"/>
    <w:rsid w:val="3C2F6D4F"/>
    <w:rsid w:val="3C3379CF"/>
    <w:rsid w:val="3C3A07BD"/>
    <w:rsid w:val="3C3A0A69"/>
    <w:rsid w:val="3C41424B"/>
    <w:rsid w:val="3C451FE6"/>
    <w:rsid w:val="3C4754AD"/>
    <w:rsid w:val="3C500C2B"/>
    <w:rsid w:val="3C58513C"/>
    <w:rsid w:val="3C593492"/>
    <w:rsid w:val="3C5974AA"/>
    <w:rsid w:val="3C5D4DB4"/>
    <w:rsid w:val="3C5E0A9A"/>
    <w:rsid w:val="3C5E1B18"/>
    <w:rsid w:val="3C6740A7"/>
    <w:rsid w:val="3C6A5A40"/>
    <w:rsid w:val="3C6A7BED"/>
    <w:rsid w:val="3C6B1ECA"/>
    <w:rsid w:val="3C6C0AF0"/>
    <w:rsid w:val="3C6C0F3A"/>
    <w:rsid w:val="3C6E1821"/>
    <w:rsid w:val="3C731E1C"/>
    <w:rsid w:val="3C750B3D"/>
    <w:rsid w:val="3C75753F"/>
    <w:rsid w:val="3C7918F6"/>
    <w:rsid w:val="3C7939C7"/>
    <w:rsid w:val="3C7F356B"/>
    <w:rsid w:val="3C8007A8"/>
    <w:rsid w:val="3C870516"/>
    <w:rsid w:val="3C8772E6"/>
    <w:rsid w:val="3C8959C5"/>
    <w:rsid w:val="3C8F2D20"/>
    <w:rsid w:val="3C902CAC"/>
    <w:rsid w:val="3C91525C"/>
    <w:rsid w:val="3C957A74"/>
    <w:rsid w:val="3C971FA6"/>
    <w:rsid w:val="3C985175"/>
    <w:rsid w:val="3CA933FE"/>
    <w:rsid w:val="3CAA7D64"/>
    <w:rsid w:val="3CB22218"/>
    <w:rsid w:val="3CB42E13"/>
    <w:rsid w:val="3CBE06EE"/>
    <w:rsid w:val="3CBF3898"/>
    <w:rsid w:val="3CBF5A67"/>
    <w:rsid w:val="3CC4692E"/>
    <w:rsid w:val="3CC5197F"/>
    <w:rsid w:val="3CCF75B8"/>
    <w:rsid w:val="3CD4433C"/>
    <w:rsid w:val="3CDC477B"/>
    <w:rsid w:val="3CDE2E1D"/>
    <w:rsid w:val="3CDF1D0D"/>
    <w:rsid w:val="3CE10D9B"/>
    <w:rsid w:val="3CE27A66"/>
    <w:rsid w:val="3CE42CCA"/>
    <w:rsid w:val="3CE75CEF"/>
    <w:rsid w:val="3CE851EC"/>
    <w:rsid w:val="3CEA45BB"/>
    <w:rsid w:val="3CEB2AE6"/>
    <w:rsid w:val="3CF0147A"/>
    <w:rsid w:val="3CF03343"/>
    <w:rsid w:val="3CF2319C"/>
    <w:rsid w:val="3CF25030"/>
    <w:rsid w:val="3CFB10C6"/>
    <w:rsid w:val="3CFC2D4C"/>
    <w:rsid w:val="3D042B8D"/>
    <w:rsid w:val="3D11403C"/>
    <w:rsid w:val="3D147AAC"/>
    <w:rsid w:val="3D15351E"/>
    <w:rsid w:val="3D166D16"/>
    <w:rsid w:val="3D1850E8"/>
    <w:rsid w:val="3D187A73"/>
    <w:rsid w:val="3D1A3713"/>
    <w:rsid w:val="3D1B2FC8"/>
    <w:rsid w:val="3D1D352F"/>
    <w:rsid w:val="3D1E16C5"/>
    <w:rsid w:val="3D1F1DB9"/>
    <w:rsid w:val="3D201BD6"/>
    <w:rsid w:val="3D212EDB"/>
    <w:rsid w:val="3D22752B"/>
    <w:rsid w:val="3D263ADF"/>
    <w:rsid w:val="3D29461E"/>
    <w:rsid w:val="3D2E4498"/>
    <w:rsid w:val="3D303E2E"/>
    <w:rsid w:val="3D330904"/>
    <w:rsid w:val="3D3512F0"/>
    <w:rsid w:val="3D365917"/>
    <w:rsid w:val="3D367D07"/>
    <w:rsid w:val="3D3705CC"/>
    <w:rsid w:val="3D3B0201"/>
    <w:rsid w:val="3D405A13"/>
    <w:rsid w:val="3D406500"/>
    <w:rsid w:val="3D4719BA"/>
    <w:rsid w:val="3D4D7D44"/>
    <w:rsid w:val="3D4F516F"/>
    <w:rsid w:val="3D5001A7"/>
    <w:rsid w:val="3D503B5C"/>
    <w:rsid w:val="3D53437F"/>
    <w:rsid w:val="3D556769"/>
    <w:rsid w:val="3D64229D"/>
    <w:rsid w:val="3D6456C0"/>
    <w:rsid w:val="3D65017E"/>
    <w:rsid w:val="3D6929B1"/>
    <w:rsid w:val="3D73152E"/>
    <w:rsid w:val="3D7E7E53"/>
    <w:rsid w:val="3D894B20"/>
    <w:rsid w:val="3D8A735F"/>
    <w:rsid w:val="3D8E61B0"/>
    <w:rsid w:val="3D8E7AA6"/>
    <w:rsid w:val="3D9C7557"/>
    <w:rsid w:val="3D9E24A4"/>
    <w:rsid w:val="3D9F6558"/>
    <w:rsid w:val="3D9F722E"/>
    <w:rsid w:val="3DA059A7"/>
    <w:rsid w:val="3DA71C4E"/>
    <w:rsid w:val="3DA8253E"/>
    <w:rsid w:val="3DAD2025"/>
    <w:rsid w:val="3DAD4DD9"/>
    <w:rsid w:val="3DAF01C0"/>
    <w:rsid w:val="3DAF71C2"/>
    <w:rsid w:val="3DB03ED4"/>
    <w:rsid w:val="3DB41A14"/>
    <w:rsid w:val="3DB94FA6"/>
    <w:rsid w:val="3DBD2C44"/>
    <w:rsid w:val="3DBD3ECD"/>
    <w:rsid w:val="3DBF518D"/>
    <w:rsid w:val="3DBF5F57"/>
    <w:rsid w:val="3DC52EF1"/>
    <w:rsid w:val="3DC865C1"/>
    <w:rsid w:val="3DC917AC"/>
    <w:rsid w:val="3DCA6261"/>
    <w:rsid w:val="3DCD0586"/>
    <w:rsid w:val="3DCF1A2B"/>
    <w:rsid w:val="3DD50E26"/>
    <w:rsid w:val="3DDA01CB"/>
    <w:rsid w:val="3DE10B88"/>
    <w:rsid w:val="3DE17418"/>
    <w:rsid w:val="3DE227F8"/>
    <w:rsid w:val="3DE27CEB"/>
    <w:rsid w:val="3DE44B1D"/>
    <w:rsid w:val="3DE67898"/>
    <w:rsid w:val="3DE92260"/>
    <w:rsid w:val="3DED41C5"/>
    <w:rsid w:val="3DEE127A"/>
    <w:rsid w:val="3DEE18BF"/>
    <w:rsid w:val="3DF25395"/>
    <w:rsid w:val="3DF727B8"/>
    <w:rsid w:val="3DF95E40"/>
    <w:rsid w:val="3DFC30F3"/>
    <w:rsid w:val="3DFF34BF"/>
    <w:rsid w:val="3E0104CE"/>
    <w:rsid w:val="3E0344EB"/>
    <w:rsid w:val="3E041AEF"/>
    <w:rsid w:val="3E0527FB"/>
    <w:rsid w:val="3E0B5057"/>
    <w:rsid w:val="3E1137D2"/>
    <w:rsid w:val="3E1907E8"/>
    <w:rsid w:val="3E19491A"/>
    <w:rsid w:val="3E1A5841"/>
    <w:rsid w:val="3E204B3A"/>
    <w:rsid w:val="3E23283B"/>
    <w:rsid w:val="3E2A2C48"/>
    <w:rsid w:val="3E2A7B0A"/>
    <w:rsid w:val="3E2B2B1B"/>
    <w:rsid w:val="3E3267BD"/>
    <w:rsid w:val="3E346C44"/>
    <w:rsid w:val="3E3B61A9"/>
    <w:rsid w:val="3E3E774C"/>
    <w:rsid w:val="3E3F48EB"/>
    <w:rsid w:val="3E3F49A2"/>
    <w:rsid w:val="3E4214E7"/>
    <w:rsid w:val="3E4569C2"/>
    <w:rsid w:val="3E457007"/>
    <w:rsid w:val="3E4652A9"/>
    <w:rsid w:val="3E4B328E"/>
    <w:rsid w:val="3E4C2487"/>
    <w:rsid w:val="3E50769B"/>
    <w:rsid w:val="3E5B0E07"/>
    <w:rsid w:val="3E5E4354"/>
    <w:rsid w:val="3E637D7C"/>
    <w:rsid w:val="3E6469EA"/>
    <w:rsid w:val="3E657B72"/>
    <w:rsid w:val="3E706080"/>
    <w:rsid w:val="3E7A3828"/>
    <w:rsid w:val="3E7C71EF"/>
    <w:rsid w:val="3E812FE6"/>
    <w:rsid w:val="3E844D20"/>
    <w:rsid w:val="3E8502AB"/>
    <w:rsid w:val="3E850590"/>
    <w:rsid w:val="3E8911A8"/>
    <w:rsid w:val="3E892749"/>
    <w:rsid w:val="3E8A2BA8"/>
    <w:rsid w:val="3E8C1DB3"/>
    <w:rsid w:val="3E8C53F9"/>
    <w:rsid w:val="3E8E1DAD"/>
    <w:rsid w:val="3E902667"/>
    <w:rsid w:val="3E9253BB"/>
    <w:rsid w:val="3E9327D8"/>
    <w:rsid w:val="3E932B1F"/>
    <w:rsid w:val="3E941738"/>
    <w:rsid w:val="3E962E27"/>
    <w:rsid w:val="3E9B775F"/>
    <w:rsid w:val="3EA22515"/>
    <w:rsid w:val="3EA31DBB"/>
    <w:rsid w:val="3EA530A7"/>
    <w:rsid w:val="3EA65591"/>
    <w:rsid w:val="3EA9277A"/>
    <w:rsid w:val="3EB035E6"/>
    <w:rsid w:val="3EB25374"/>
    <w:rsid w:val="3EB31C9A"/>
    <w:rsid w:val="3EB50F82"/>
    <w:rsid w:val="3EB543F8"/>
    <w:rsid w:val="3EB70159"/>
    <w:rsid w:val="3EBB2C7C"/>
    <w:rsid w:val="3EBB6F12"/>
    <w:rsid w:val="3EBD1E11"/>
    <w:rsid w:val="3EBE5AD7"/>
    <w:rsid w:val="3EBF1107"/>
    <w:rsid w:val="3EBF1F15"/>
    <w:rsid w:val="3EC0129E"/>
    <w:rsid w:val="3EC2254A"/>
    <w:rsid w:val="3EC56405"/>
    <w:rsid w:val="3EC75557"/>
    <w:rsid w:val="3EC80C8D"/>
    <w:rsid w:val="3EC822A1"/>
    <w:rsid w:val="3EC86233"/>
    <w:rsid w:val="3ECA5339"/>
    <w:rsid w:val="3ECE4B96"/>
    <w:rsid w:val="3ECE7270"/>
    <w:rsid w:val="3ECF0F17"/>
    <w:rsid w:val="3ECF58D0"/>
    <w:rsid w:val="3ED20EBC"/>
    <w:rsid w:val="3ED328A1"/>
    <w:rsid w:val="3ED47A1E"/>
    <w:rsid w:val="3ED80559"/>
    <w:rsid w:val="3ED969A9"/>
    <w:rsid w:val="3EDE66B4"/>
    <w:rsid w:val="3EE1478F"/>
    <w:rsid w:val="3EE17638"/>
    <w:rsid w:val="3EE231C1"/>
    <w:rsid w:val="3EE51EDC"/>
    <w:rsid w:val="3EE76C6F"/>
    <w:rsid w:val="3EEB2146"/>
    <w:rsid w:val="3EED41BA"/>
    <w:rsid w:val="3EEF1FB7"/>
    <w:rsid w:val="3EEF64C9"/>
    <w:rsid w:val="3EF02925"/>
    <w:rsid w:val="3EF35153"/>
    <w:rsid w:val="3EF74ADA"/>
    <w:rsid w:val="3EF8360E"/>
    <w:rsid w:val="3EFA5A97"/>
    <w:rsid w:val="3EFC7710"/>
    <w:rsid w:val="3F005D75"/>
    <w:rsid w:val="3F0064E1"/>
    <w:rsid w:val="3F021D3A"/>
    <w:rsid w:val="3F024FD7"/>
    <w:rsid w:val="3F067E39"/>
    <w:rsid w:val="3F070095"/>
    <w:rsid w:val="3F0D3980"/>
    <w:rsid w:val="3F14036E"/>
    <w:rsid w:val="3F1442E0"/>
    <w:rsid w:val="3F1520AF"/>
    <w:rsid w:val="3F1E2253"/>
    <w:rsid w:val="3F21591F"/>
    <w:rsid w:val="3F287470"/>
    <w:rsid w:val="3F29291D"/>
    <w:rsid w:val="3F2E4286"/>
    <w:rsid w:val="3F343A15"/>
    <w:rsid w:val="3F36227C"/>
    <w:rsid w:val="3F3778AA"/>
    <w:rsid w:val="3F3967E3"/>
    <w:rsid w:val="3F397C9F"/>
    <w:rsid w:val="3F3E47BA"/>
    <w:rsid w:val="3F3E49F3"/>
    <w:rsid w:val="3F41475E"/>
    <w:rsid w:val="3F437DEE"/>
    <w:rsid w:val="3F456BFE"/>
    <w:rsid w:val="3F4A7241"/>
    <w:rsid w:val="3F4B1FA2"/>
    <w:rsid w:val="3F4C6CE8"/>
    <w:rsid w:val="3F4D46BD"/>
    <w:rsid w:val="3F4D61DF"/>
    <w:rsid w:val="3F52548E"/>
    <w:rsid w:val="3F525F6C"/>
    <w:rsid w:val="3F5462F2"/>
    <w:rsid w:val="3F5732B3"/>
    <w:rsid w:val="3F591B18"/>
    <w:rsid w:val="3F59277A"/>
    <w:rsid w:val="3F5F1DFA"/>
    <w:rsid w:val="3F5F4653"/>
    <w:rsid w:val="3F60572F"/>
    <w:rsid w:val="3F6222DE"/>
    <w:rsid w:val="3F6654CF"/>
    <w:rsid w:val="3F667B2E"/>
    <w:rsid w:val="3F673BD4"/>
    <w:rsid w:val="3F685F4B"/>
    <w:rsid w:val="3F6A1438"/>
    <w:rsid w:val="3F6A70F8"/>
    <w:rsid w:val="3F6B3D19"/>
    <w:rsid w:val="3F6C03FD"/>
    <w:rsid w:val="3F711A16"/>
    <w:rsid w:val="3F731A09"/>
    <w:rsid w:val="3F7864D3"/>
    <w:rsid w:val="3F797ED7"/>
    <w:rsid w:val="3F7F4467"/>
    <w:rsid w:val="3F800ECE"/>
    <w:rsid w:val="3F81634C"/>
    <w:rsid w:val="3F863D7A"/>
    <w:rsid w:val="3F8810CB"/>
    <w:rsid w:val="3F8B2397"/>
    <w:rsid w:val="3F8D7751"/>
    <w:rsid w:val="3F937013"/>
    <w:rsid w:val="3F95243C"/>
    <w:rsid w:val="3F9A0FE5"/>
    <w:rsid w:val="3F9A6E07"/>
    <w:rsid w:val="3FA141F3"/>
    <w:rsid w:val="3FA31854"/>
    <w:rsid w:val="3FA53345"/>
    <w:rsid w:val="3FA54DF8"/>
    <w:rsid w:val="3FA9419E"/>
    <w:rsid w:val="3FAC2E40"/>
    <w:rsid w:val="3FB03AEE"/>
    <w:rsid w:val="3FB33D21"/>
    <w:rsid w:val="3FB649D7"/>
    <w:rsid w:val="3FB75C72"/>
    <w:rsid w:val="3FB83A59"/>
    <w:rsid w:val="3FBA5AE2"/>
    <w:rsid w:val="3FBB61B7"/>
    <w:rsid w:val="3FC019D5"/>
    <w:rsid w:val="3FC14A89"/>
    <w:rsid w:val="3FC469B3"/>
    <w:rsid w:val="3FCB17B4"/>
    <w:rsid w:val="3FCB4DE6"/>
    <w:rsid w:val="3FCB5038"/>
    <w:rsid w:val="3FCD49D2"/>
    <w:rsid w:val="3FCE5EC1"/>
    <w:rsid w:val="3FD0206E"/>
    <w:rsid w:val="3FD12673"/>
    <w:rsid w:val="3FD4347C"/>
    <w:rsid w:val="3FD62014"/>
    <w:rsid w:val="3FD7405C"/>
    <w:rsid w:val="3FD91DCF"/>
    <w:rsid w:val="3FDB3BE5"/>
    <w:rsid w:val="3FDB66AD"/>
    <w:rsid w:val="3FE36C12"/>
    <w:rsid w:val="3FE61674"/>
    <w:rsid w:val="3FE93DFA"/>
    <w:rsid w:val="3FEB4B9E"/>
    <w:rsid w:val="3FEB6534"/>
    <w:rsid w:val="3FED2FEE"/>
    <w:rsid w:val="3FF00F05"/>
    <w:rsid w:val="3FF05D9E"/>
    <w:rsid w:val="3FF071F1"/>
    <w:rsid w:val="3FF165AE"/>
    <w:rsid w:val="3FF70C5A"/>
    <w:rsid w:val="3FF94882"/>
    <w:rsid w:val="3FFB11E1"/>
    <w:rsid w:val="3FFF5A44"/>
    <w:rsid w:val="400456B3"/>
    <w:rsid w:val="400733A3"/>
    <w:rsid w:val="40077BE3"/>
    <w:rsid w:val="400A66CB"/>
    <w:rsid w:val="4010669D"/>
    <w:rsid w:val="40111F29"/>
    <w:rsid w:val="4012672C"/>
    <w:rsid w:val="4013640B"/>
    <w:rsid w:val="40170E12"/>
    <w:rsid w:val="402011C4"/>
    <w:rsid w:val="402935FC"/>
    <w:rsid w:val="40294073"/>
    <w:rsid w:val="402D43E7"/>
    <w:rsid w:val="402F0F53"/>
    <w:rsid w:val="40302903"/>
    <w:rsid w:val="40317946"/>
    <w:rsid w:val="40321A0E"/>
    <w:rsid w:val="403307A7"/>
    <w:rsid w:val="4039490F"/>
    <w:rsid w:val="403A6016"/>
    <w:rsid w:val="403C049C"/>
    <w:rsid w:val="404123EB"/>
    <w:rsid w:val="40427F98"/>
    <w:rsid w:val="40430495"/>
    <w:rsid w:val="40442400"/>
    <w:rsid w:val="40446D38"/>
    <w:rsid w:val="40465754"/>
    <w:rsid w:val="40495906"/>
    <w:rsid w:val="404B0E09"/>
    <w:rsid w:val="404B7E13"/>
    <w:rsid w:val="404C3DAA"/>
    <w:rsid w:val="40536215"/>
    <w:rsid w:val="4054088B"/>
    <w:rsid w:val="4056719A"/>
    <w:rsid w:val="40574C1C"/>
    <w:rsid w:val="40585F20"/>
    <w:rsid w:val="40594662"/>
    <w:rsid w:val="40610B7F"/>
    <w:rsid w:val="40640DB0"/>
    <w:rsid w:val="40646F28"/>
    <w:rsid w:val="40650726"/>
    <w:rsid w:val="406D0FBD"/>
    <w:rsid w:val="406D59E3"/>
    <w:rsid w:val="406E67B2"/>
    <w:rsid w:val="406F0792"/>
    <w:rsid w:val="40713052"/>
    <w:rsid w:val="4071612D"/>
    <w:rsid w:val="40782499"/>
    <w:rsid w:val="40790653"/>
    <w:rsid w:val="407B6CEE"/>
    <w:rsid w:val="407C15D8"/>
    <w:rsid w:val="407C60A0"/>
    <w:rsid w:val="407D28DD"/>
    <w:rsid w:val="408078BB"/>
    <w:rsid w:val="408552E3"/>
    <w:rsid w:val="408666F4"/>
    <w:rsid w:val="408739E9"/>
    <w:rsid w:val="40876BF5"/>
    <w:rsid w:val="408836FC"/>
    <w:rsid w:val="408966EF"/>
    <w:rsid w:val="409277D1"/>
    <w:rsid w:val="40953028"/>
    <w:rsid w:val="409831AB"/>
    <w:rsid w:val="40996BF4"/>
    <w:rsid w:val="409B1E8D"/>
    <w:rsid w:val="409B2480"/>
    <w:rsid w:val="409E4EF7"/>
    <w:rsid w:val="40A27353"/>
    <w:rsid w:val="40A420FA"/>
    <w:rsid w:val="40A46C18"/>
    <w:rsid w:val="40A927FA"/>
    <w:rsid w:val="40AC7174"/>
    <w:rsid w:val="40B03017"/>
    <w:rsid w:val="40B0322D"/>
    <w:rsid w:val="40B03B4B"/>
    <w:rsid w:val="40B23686"/>
    <w:rsid w:val="40B46D2D"/>
    <w:rsid w:val="40B54740"/>
    <w:rsid w:val="40B85A5C"/>
    <w:rsid w:val="40C346CD"/>
    <w:rsid w:val="40C4003B"/>
    <w:rsid w:val="40C75185"/>
    <w:rsid w:val="40C976BE"/>
    <w:rsid w:val="40CA1D63"/>
    <w:rsid w:val="40CF4796"/>
    <w:rsid w:val="40D164E0"/>
    <w:rsid w:val="40D67B12"/>
    <w:rsid w:val="40DA3357"/>
    <w:rsid w:val="40E0206F"/>
    <w:rsid w:val="40E06318"/>
    <w:rsid w:val="40E63770"/>
    <w:rsid w:val="40E707BE"/>
    <w:rsid w:val="40F503AB"/>
    <w:rsid w:val="40F51330"/>
    <w:rsid w:val="40F712F3"/>
    <w:rsid w:val="40FB5006"/>
    <w:rsid w:val="40FE1DC7"/>
    <w:rsid w:val="40FE5CD0"/>
    <w:rsid w:val="41004FCF"/>
    <w:rsid w:val="41015FF8"/>
    <w:rsid w:val="410272B3"/>
    <w:rsid w:val="410544A5"/>
    <w:rsid w:val="4106408D"/>
    <w:rsid w:val="410C0ED3"/>
    <w:rsid w:val="410E6949"/>
    <w:rsid w:val="410F0185"/>
    <w:rsid w:val="41104FEC"/>
    <w:rsid w:val="41105D3E"/>
    <w:rsid w:val="41122122"/>
    <w:rsid w:val="411620F6"/>
    <w:rsid w:val="41177B9D"/>
    <w:rsid w:val="411965BF"/>
    <w:rsid w:val="411F335B"/>
    <w:rsid w:val="41285AF7"/>
    <w:rsid w:val="41296EAB"/>
    <w:rsid w:val="412B6090"/>
    <w:rsid w:val="412B64F2"/>
    <w:rsid w:val="412C397A"/>
    <w:rsid w:val="412D13FC"/>
    <w:rsid w:val="41302039"/>
    <w:rsid w:val="41325883"/>
    <w:rsid w:val="41337FD7"/>
    <w:rsid w:val="41347DCD"/>
    <w:rsid w:val="41356808"/>
    <w:rsid w:val="4137315B"/>
    <w:rsid w:val="413D3C14"/>
    <w:rsid w:val="413E2C8A"/>
    <w:rsid w:val="413F321C"/>
    <w:rsid w:val="41411305"/>
    <w:rsid w:val="41450A68"/>
    <w:rsid w:val="414724E7"/>
    <w:rsid w:val="4148195C"/>
    <w:rsid w:val="41482181"/>
    <w:rsid w:val="41494A54"/>
    <w:rsid w:val="414D0ECA"/>
    <w:rsid w:val="41502FC6"/>
    <w:rsid w:val="415058CD"/>
    <w:rsid w:val="41570042"/>
    <w:rsid w:val="41593DFC"/>
    <w:rsid w:val="415A064E"/>
    <w:rsid w:val="415E7158"/>
    <w:rsid w:val="41602ED0"/>
    <w:rsid w:val="416138EE"/>
    <w:rsid w:val="416163D3"/>
    <w:rsid w:val="41623E2B"/>
    <w:rsid w:val="416318D6"/>
    <w:rsid w:val="41643AD4"/>
    <w:rsid w:val="416A0C39"/>
    <w:rsid w:val="416B15F2"/>
    <w:rsid w:val="416E13AC"/>
    <w:rsid w:val="4170619E"/>
    <w:rsid w:val="4172666D"/>
    <w:rsid w:val="417B1AD3"/>
    <w:rsid w:val="417B2F0A"/>
    <w:rsid w:val="417B6F4E"/>
    <w:rsid w:val="41804ED5"/>
    <w:rsid w:val="4186530E"/>
    <w:rsid w:val="4187174D"/>
    <w:rsid w:val="41873AF4"/>
    <w:rsid w:val="41876AB5"/>
    <w:rsid w:val="418B1795"/>
    <w:rsid w:val="418B6DD8"/>
    <w:rsid w:val="418D1A90"/>
    <w:rsid w:val="41916F22"/>
    <w:rsid w:val="419528B5"/>
    <w:rsid w:val="41981844"/>
    <w:rsid w:val="4199652C"/>
    <w:rsid w:val="419A1AF3"/>
    <w:rsid w:val="419D2BBB"/>
    <w:rsid w:val="41A51FAB"/>
    <w:rsid w:val="41A955F2"/>
    <w:rsid w:val="41AA112F"/>
    <w:rsid w:val="41AA1BDA"/>
    <w:rsid w:val="41AB2B64"/>
    <w:rsid w:val="41AC248A"/>
    <w:rsid w:val="41B22548"/>
    <w:rsid w:val="41B3613D"/>
    <w:rsid w:val="41B60AB3"/>
    <w:rsid w:val="41B715DA"/>
    <w:rsid w:val="41B82604"/>
    <w:rsid w:val="41B831EE"/>
    <w:rsid w:val="41BC1F64"/>
    <w:rsid w:val="41BC5DAF"/>
    <w:rsid w:val="41BD4993"/>
    <w:rsid w:val="41BF2B08"/>
    <w:rsid w:val="41C3034D"/>
    <w:rsid w:val="41C44C88"/>
    <w:rsid w:val="41C824A6"/>
    <w:rsid w:val="41C82C9B"/>
    <w:rsid w:val="41CA305C"/>
    <w:rsid w:val="41CB045B"/>
    <w:rsid w:val="41CB722C"/>
    <w:rsid w:val="41D03217"/>
    <w:rsid w:val="41D11281"/>
    <w:rsid w:val="41D15F75"/>
    <w:rsid w:val="41D20231"/>
    <w:rsid w:val="41D219FB"/>
    <w:rsid w:val="41D40A5B"/>
    <w:rsid w:val="41D456BC"/>
    <w:rsid w:val="41D86190"/>
    <w:rsid w:val="41DC0606"/>
    <w:rsid w:val="41E011A4"/>
    <w:rsid w:val="41E11ECA"/>
    <w:rsid w:val="41E14722"/>
    <w:rsid w:val="41E71ED0"/>
    <w:rsid w:val="41F3491E"/>
    <w:rsid w:val="41F40037"/>
    <w:rsid w:val="41F848BF"/>
    <w:rsid w:val="41F84AEA"/>
    <w:rsid w:val="41FA30CE"/>
    <w:rsid w:val="41FC181E"/>
    <w:rsid w:val="420B100C"/>
    <w:rsid w:val="420F477A"/>
    <w:rsid w:val="421241B0"/>
    <w:rsid w:val="42127A51"/>
    <w:rsid w:val="4213370D"/>
    <w:rsid w:val="421676FE"/>
    <w:rsid w:val="421D1778"/>
    <w:rsid w:val="422B25DE"/>
    <w:rsid w:val="422D591D"/>
    <w:rsid w:val="422E6A20"/>
    <w:rsid w:val="423441AD"/>
    <w:rsid w:val="4236462A"/>
    <w:rsid w:val="4239492B"/>
    <w:rsid w:val="423953E9"/>
    <w:rsid w:val="423B1149"/>
    <w:rsid w:val="423B3057"/>
    <w:rsid w:val="423D70E3"/>
    <w:rsid w:val="42414EFA"/>
    <w:rsid w:val="42447F17"/>
    <w:rsid w:val="424D5152"/>
    <w:rsid w:val="424D72D5"/>
    <w:rsid w:val="42550D56"/>
    <w:rsid w:val="42555F5A"/>
    <w:rsid w:val="42564FED"/>
    <w:rsid w:val="425938D4"/>
    <w:rsid w:val="425A2AD8"/>
    <w:rsid w:val="425A6AAB"/>
    <w:rsid w:val="4266236A"/>
    <w:rsid w:val="426770C1"/>
    <w:rsid w:val="42683702"/>
    <w:rsid w:val="42691C57"/>
    <w:rsid w:val="42726210"/>
    <w:rsid w:val="42762F14"/>
    <w:rsid w:val="427730AC"/>
    <w:rsid w:val="4278399C"/>
    <w:rsid w:val="42795420"/>
    <w:rsid w:val="427E68AB"/>
    <w:rsid w:val="4285315A"/>
    <w:rsid w:val="428975C0"/>
    <w:rsid w:val="428C458B"/>
    <w:rsid w:val="428E0D83"/>
    <w:rsid w:val="42960D94"/>
    <w:rsid w:val="42984A6F"/>
    <w:rsid w:val="429D1270"/>
    <w:rsid w:val="429D4060"/>
    <w:rsid w:val="42A434DB"/>
    <w:rsid w:val="42A45C37"/>
    <w:rsid w:val="42A850FA"/>
    <w:rsid w:val="42AD1956"/>
    <w:rsid w:val="42AE1BA2"/>
    <w:rsid w:val="42AE4CA7"/>
    <w:rsid w:val="42B0225C"/>
    <w:rsid w:val="42B03CC0"/>
    <w:rsid w:val="42B11578"/>
    <w:rsid w:val="42B55773"/>
    <w:rsid w:val="42BF630F"/>
    <w:rsid w:val="42C44839"/>
    <w:rsid w:val="42C4601A"/>
    <w:rsid w:val="42CC5625"/>
    <w:rsid w:val="42CE7784"/>
    <w:rsid w:val="42CF453E"/>
    <w:rsid w:val="42D11AAC"/>
    <w:rsid w:val="42D2246B"/>
    <w:rsid w:val="42D22C90"/>
    <w:rsid w:val="42D56676"/>
    <w:rsid w:val="42D57349"/>
    <w:rsid w:val="42DD6428"/>
    <w:rsid w:val="42DF61E3"/>
    <w:rsid w:val="42E40ACD"/>
    <w:rsid w:val="42E731B8"/>
    <w:rsid w:val="42ED3B79"/>
    <w:rsid w:val="42EE548B"/>
    <w:rsid w:val="42EF0887"/>
    <w:rsid w:val="42EF77AC"/>
    <w:rsid w:val="42F14EEB"/>
    <w:rsid w:val="42F42EAB"/>
    <w:rsid w:val="42F5689D"/>
    <w:rsid w:val="42F60DA8"/>
    <w:rsid w:val="42F6228B"/>
    <w:rsid w:val="42FC2E5E"/>
    <w:rsid w:val="42FE4A63"/>
    <w:rsid w:val="42FF107E"/>
    <w:rsid w:val="43012EB6"/>
    <w:rsid w:val="43033D9C"/>
    <w:rsid w:val="43071F86"/>
    <w:rsid w:val="430E452F"/>
    <w:rsid w:val="43104E14"/>
    <w:rsid w:val="43122B6B"/>
    <w:rsid w:val="4313330A"/>
    <w:rsid w:val="43146A45"/>
    <w:rsid w:val="43152359"/>
    <w:rsid w:val="43155342"/>
    <w:rsid w:val="43160D83"/>
    <w:rsid w:val="43163060"/>
    <w:rsid w:val="4317733E"/>
    <w:rsid w:val="43182657"/>
    <w:rsid w:val="43194233"/>
    <w:rsid w:val="431C0C27"/>
    <w:rsid w:val="431E1273"/>
    <w:rsid w:val="4322631A"/>
    <w:rsid w:val="43230C6D"/>
    <w:rsid w:val="43242A51"/>
    <w:rsid w:val="432A1D57"/>
    <w:rsid w:val="43312E3E"/>
    <w:rsid w:val="43352051"/>
    <w:rsid w:val="43365054"/>
    <w:rsid w:val="4338076A"/>
    <w:rsid w:val="433C27C8"/>
    <w:rsid w:val="434146D8"/>
    <w:rsid w:val="434179D6"/>
    <w:rsid w:val="43440C38"/>
    <w:rsid w:val="434B3FBB"/>
    <w:rsid w:val="43507A66"/>
    <w:rsid w:val="4351146C"/>
    <w:rsid w:val="43513728"/>
    <w:rsid w:val="43580A8C"/>
    <w:rsid w:val="43581337"/>
    <w:rsid w:val="43585209"/>
    <w:rsid w:val="43592190"/>
    <w:rsid w:val="435A068D"/>
    <w:rsid w:val="435A4BCB"/>
    <w:rsid w:val="435B7042"/>
    <w:rsid w:val="4365114E"/>
    <w:rsid w:val="436D03C6"/>
    <w:rsid w:val="436E5C9F"/>
    <w:rsid w:val="436F698B"/>
    <w:rsid w:val="43706072"/>
    <w:rsid w:val="43713C9F"/>
    <w:rsid w:val="437161B2"/>
    <w:rsid w:val="43773A2F"/>
    <w:rsid w:val="437842B6"/>
    <w:rsid w:val="437F7CE3"/>
    <w:rsid w:val="43823835"/>
    <w:rsid w:val="43830E0F"/>
    <w:rsid w:val="438431B7"/>
    <w:rsid w:val="43843E22"/>
    <w:rsid w:val="438707B6"/>
    <w:rsid w:val="4389126C"/>
    <w:rsid w:val="43891F4F"/>
    <w:rsid w:val="43914073"/>
    <w:rsid w:val="439309E8"/>
    <w:rsid w:val="439366A5"/>
    <w:rsid w:val="43937533"/>
    <w:rsid w:val="43942837"/>
    <w:rsid w:val="43944BBC"/>
    <w:rsid w:val="439660C6"/>
    <w:rsid w:val="439A4125"/>
    <w:rsid w:val="439A558D"/>
    <w:rsid w:val="439C1F73"/>
    <w:rsid w:val="43A474E0"/>
    <w:rsid w:val="43A5310A"/>
    <w:rsid w:val="43AD2EBD"/>
    <w:rsid w:val="43B03699"/>
    <w:rsid w:val="43BB47A2"/>
    <w:rsid w:val="43BC4F2D"/>
    <w:rsid w:val="43BC5999"/>
    <w:rsid w:val="43BD15D7"/>
    <w:rsid w:val="43BE6232"/>
    <w:rsid w:val="43C3358C"/>
    <w:rsid w:val="43C80CBF"/>
    <w:rsid w:val="43C91E9D"/>
    <w:rsid w:val="43C92374"/>
    <w:rsid w:val="43CD48C7"/>
    <w:rsid w:val="43D25582"/>
    <w:rsid w:val="43D37B73"/>
    <w:rsid w:val="43D37E37"/>
    <w:rsid w:val="43D82A98"/>
    <w:rsid w:val="43D962AC"/>
    <w:rsid w:val="43D96F2E"/>
    <w:rsid w:val="43DC4A7C"/>
    <w:rsid w:val="43DD589C"/>
    <w:rsid w:val="43E21FEA"/>
    <w:rsid w:val="43E413BA"/>
    <w:rsid w:val="43E560F1"/>
    <w:rsid w:val="43E642C1"/>
    <w:rsid w:val="43E93591"/>
    <w:rsid w:val="43EA2E9E"/>
    <w:rsid w:val="43EA6623"/>
    <w:rsid w:val="43EC735F"/>
    <w:rsid w:val="43F31FEF"/>
    <w:rsid w:val="43F63E0D"/>
    <w:rsid w:val="43FC5D17"/>
    <w:rsid w:val="4401157F"/>
    <w:rsid w:val="44031F35"/>
    <w:rsid w:val="440439AD"/>
    <w:rsid w:val="440670D8"/>
    <w:rsid w:val="440959AD"/>
    <w:rsid w:val="440E67A7"/>
    <w:rsid w:val="440E72B6"/>
    <w:rsid w:val="440F2B4F"/>
    <w:rsid w:val="44126E41"/>
    <w:rsid w:val="441A2FB9"/>
    <w:rsid w:val="441A68BC"/>
    <w:rsid w:val="441F174E"/>
    <w:rsid w:val="441F6D99"/>
    <w:rsid w:val="44204C51"/>
    <w:rsid w:val="44235ED7"/>
    <w:rsid w:val="44262E44"/>
    <w:rsid w:val="44287A0D"/>
    <w:rsid w:val="442B1468"/>
    <w:rsid w:val="442D0E9E"/>
    <w:rsid w:val="443123A8"/>
    <w:rsid w:val="443261F1"/>
    <w:rsid w:val="44342F25"/>
    <w:rsid w:val="44366073"/>
    <w:rsid w:val="443E33D0"/>
    <w:rsid w:val="443E4CCD"/>
    <w:rsid w:val="44472913"/>
    <w:rsid w:val="444927B9"/>
    <w:rsid w:val="444C2871"/>
    <w:rsid w:val="444C7D85"/>
    <w:rsid w:val="444E01D2"/>
    <w:rsid w:val="4452330D"/>
    <w:rsid w:val="4453108D"/>
    <w:rsid w:val="445375B7"/>
    <w:rsid w:val="44584BCD"/>
    <w:rsid w:val="4459073C"/>
    <w:rsid w:val="44593EB2"/>
    <w:rsid w:val="445A0B01"/>
    <w:rsid w:val="446012BE"/>
    <w:rsid w:val="446064D0"/>
    <w:rsid w:val="44662797"/>
    <w:rsid w:val="44671BFA"/>
    <w:rsid w:val="44691E25"/>
    <w:rsid w:val="446A5FC0"/>
    <w:rsid w:val="446F5364"/>
    <w:rsid w:val="44785CA7"/>
    <w:rsid w:val="447B6358"/>
    <w:rsid w:val="447C36F4"/>
    <w:rsid w:val="447F6853"/>
    <w:rsid w:val="448033EE"/>
    <w:rsid w:val="44805BFD"/>
    <w:rsid w:val="44815567"/>
    <w:rsid w:val="44820CE6"/>
    <w:rsid w:val="44827275"/>
    <w:rsid w:val="44846EF4"/>
    <w:rsid w:val="448512C7"/>
    <w:rsid w:val="448A0139"/>
    <w:rsid w:val="448A687F"/>
    <w:rsid w:val="44911C54"/>
    <w:rsid w:val="44954C10"/>
    <w:rsid w:val="44985B95"/>
    <w:rsid w:val="44993616"/>
    <w:rsid w:val="44994587"/>
    <w:rsid w:val="449B4553"/>
    <w:rsid w:val="449B4BA3"/>
    <w:rsid w:val="449F37E1"/>
    <w:rsid w:val="44A52522"/>
    <w:rsid w:val="44A76711"/>
    <w:rsid w:val="44AE18E6"/>
    <w:rsid w:val="44AE6ECA"/>
    <w:rsid w:val="44B359DE"/>
    <w:rsid w:val="44B77AEC"/>
    <w:rsid w:val="44B8057D"/>
    <w:rsid w:val="44BB3F41"/>
    <w:rsid w:val="44BB4E50"/>
    <w:rsid w:val="44BE5B65"/>
    <w:rsid w:val="44BF2F1B"/>
    <w:rsid w:val="44C24E4D"/>
    <w:rsid w:val="44C4575F"/>
    <w:rsid w:val="44C80110"/>
    <w:rsid w:val="44C82B97"/>
    <w:rsid w:val="44C96034"/>
    <w:rsid w:val="44CC367B"/>
    <w:rsid w:val="44CE5660"/>
    <w:rsid w:val="44D20D1A"/>
    <w:rsid w:val="44D77CD1"/>
    <w:rsid w:val="44D8268E"/>
    <w:rsid w:val="44DC0C08"/>
    <w:rsid w:val="44DC566A"/>
    <w:rsid w:val="44E23919"/>
    <w:rsid w:val="44E4038D"/>
    <w:rsid w:val="44E51E77"/>
    <w:rsid w:val="44ED510B"/>
    <w:rsid w:val="44F21237"/>
    <w:rsid w:val="44F52047"/>
    <w:rsid w:val="44F71EAA"/>
    <w:rsid w:val="44F85D20"/>
    <w:rsid w:val="44FE0F27"/>
    <w:rsid w:val="44FE436E"/>
    <w:rsid w:val="450447F6"/>
    <w:rsid w:val="450A40CC"/>
    <w:rsid w:val="451213AD"/>
    <w:rsid w:val="45176037"/>
    <w:rsid w:val="4517631A"/>
    <w:rsid w:val="451A1110"/>
    <w:rsid w:val="451B74D7"/>
    <w:rsid w:val="451E2C35"/>
    <w:rsid w:val="45210077"/>
    <w:rsid w:val="45254026"/>
    <w:rsid w:val="45255F28"/>
    <w:rsid w:val="4526537A"/>
    <w:rsid w:val="45275193"/>
    <w:rsid w:val="45283286"/>
    <w:rsid w:val="452E0095"/>
    <w:rsid w:val="452E55A3"/>
    <w:rsid w:val="452F6498"/>
    <w:rsid w:val="452F6FB5"/>
    <w:rsid w:val="45323F7E"/>
    <w:rsid w:val="4533301C"/>
    <w:rsid w:val="4535219B"/>
    <w:rsid w:val="4540092C"/>
    <w:rsid w:val="45405060"/>
    <w:rsid w:val="454330A5"/>
    <w:rsid w:val="45451D58"/>
    <w:rsid w:val="454633DC"/>
    <w:rsid w:val="454A0B5A"/>
    <w:rsid w:val="454A189C"/>
    <w:rsid w:val="454A2BC7"/>
    <w:rsid w:val="454D3DDB"/>
    <w:rsid w:val="45524036"/>
    <w:rsid w:val="45532917"/>
    <w:rsid w:val="455477A0"/>
    <w:rsid w:val="4555135B"/>
    <w:rsid w:val="45574CCE"/>
    <w:rsid w:val="455B3E27"/>
    <w:rsid w:val="455C6182"/>
    <w:rsid w:val="455E626C"/>
    <w:rsid w:val="4562706C"/>
    <w:rsid w:val="45634994"/>
    <w:rsid w:val="457119D7"/>
    <w:rsid w:val="45715FD3"/>
    <w:rsid w:val="45824C19"/>
    <w:rsid w:val="458D4CB5"/>
    <w:rsid w:val="458E562C"/>
    <w:rsid w:val="458F3A11"/>
    <w:rsid w:val="45950036"/>
    <w:rsid w:val="45982AEE"/>
    <w:rsid w:val="45985C18"/>
    <w:rsid w:val="459A0F6F"/>
    <w:rsid w:val="459B57C3"/>
    <w:rsid w:val="459F31AB"/>
    <w:rsid w:val="459F51AB"/>
    <w:rsid w:val="45A12E4A"/>
    <w:rsid w:val="45A2514E"/>
    <w:rsid w:val="45A46F07"/>
    <w:rsid w:val="45A52340"/>
    <w:rsid w:val="45A61831"/>
    <w:rsid w:val="45A722F5"/>
    <w:rsid w:val="45A75DC4"/>
    <w:rsid w:val="45B655F3"/>
    <w:rsid w:val="45BD01BD"/>
    <w:rsid w:val="45BD52ED"/>
    <w:rsid w:val="45C423E6"/>
    <w:rsid w:val="45C45302"/>
    <w:rsid w:val="45C77332"/>
    <w:rsid w:val="45D05735"/>
    <w:rsid w:val="45D3377A"/>
    <w:rsid w:val="45D41214"/>
    <w:rsid w:val="45D46C68"/>
    <w:rsid w:val="45D81DA4"/>
    <w:rsid w:val="45DA155B"/>
    <w:rsid w:val="45DA553B"/>
    <w:rsid w:val="45DA6427"/>
    <w:rsid w:val="45E31F3C"/>
    <w:rsid w:val="45E43156"/>
    <w:rsid w:val="45E77734"/>
    <w:rsid w:val="45EA309B"/>
    <w:rsid w:val="45EC0A45"/>
    <w:rsid w:val="45EC2287"/>
    <w:rsid w:val="45F4581F"/>
    <w:rsid w:val="45F73393"/>
    <w:rsid w:val="45FB46E8"/>
    <w:rsid w:val="45FC6AE1"/>
    <w:rsid w:val="46021082"/>
    <w:rsid w:val="46022BE9"/>
    <w:rsid w:val="460264AE"/>
    <w:rsid w:val="46040732"/>
    <w:rsid w:val="460615EF"/>
    <w:rsid w:val="460F60BC"/>
    <w:rsid w:val="46103B05"/>
    <w:rsid w:val="46106542"/>
    <w:rsid w:val="46110680"/>
    <w:rsid w:val="46146443"/>
    <w:rsid w:val="46152448"/>
    <w:rsid w:val="461769D6"/>
    <w:rsid w:val="461A2DF0"/>
    <w:rsid w:val="461B3B13"/>
    <w:rsid w:val="46284C74"/>
    <w:rsid w:val="462B3716"/>
    <w:rsid w:val="462B4BE1"/>
    <w:rsid w:val="462B5743"/>
    <w:rsid w:val="462C182F"/>
    <w:rsid w:val="462D6BCA"/>
    <w:rsid w:val="46302058"/>
    <w:rsid w:val="463026CF"/>
    <w:rsid w:val="46307BC3"/>
    <w:rsid w:val="4635213E"/>
    <w:rsid w:val="4636699C"/>
    <w:rsid w:val="46375EA3"/>
    <w:rsid w:val="463B53E6"/>
    <w:rsid w:val="463E230F"/>
    <w:rsid w:val="46407AC9"/>
    <w:rsid w:val="464A4355"/>
    <w:rsid w:val="464B6860"/>
    <w:rsid w:val="464D4DC3"/>
    <w:rsid w:val="465A1079"/>
    <w:rsid w:val="465C457C"/>
    <w:rsid w:val="465F33D9"/>
    <w:rsid w:val="465F40DF"/>
    <w:rsid w:val="4661292C"/>
    <w:rsid w:val="46626259"/>
    <w:rsid w:val="466A4BA8"/>
    <w:rsid w:val="466B5B46"/>
    <w:rsid w:val="466C0F5E"/>
    <w:rsid w:val="46706E02"/>
    <w:rsid w:val="46725442"/>
    <w:rsid w:val="46737A24"/>
    <w:rsid w:val="46763765"/>
    <w:rsid w:val="46772A95"/>
    <w:rsid w:val="467D0334"/>
    <w:rsid w:val="467D3CAD"/>
    <w:rsid w:val="467E577F"/>
    <w:rsid w:val="467F5A35"/>
    <w:rsid w:val="467F6CB2"/>
    <w:rsid w:val="46813E4E"/>
    <w:rsid w:val="46820664"/>
    <w:rsid w:val="4683654D"/>
    <w:rsid w:val="46847FEE"/>
    <w:rsid w:val="46861B21"/>
    <w:rsid w:val="468F024E"/>
    <w:rsid w:val="4691124C"/>
    <w:rsid w:val="4692634C"/>
    <w:rsid w:val="469446D6"/>
    <w:rsid w:val="469722A4"/>
    <w:rsid w:val="469A51D2"/>
    <w:rsid w:val="469E4567"/>
    <w:rsid w:val="46A42812"/>
    <w:rsid w:val="46A53D76"/>
    <w:rsid w:val="46A53EFB"/>
    <w:rsid w:val="46A83A64"/>
    <w:rsid w:val="46AB4D66"/>
    <w:rsid w:val="46B05A32"/>
    <w:rsid w:val="46B86E94"/>
    <w:rsid w:val="46B900D7"/>
    <w:rsid w:val="46C173A7"/>
    <w:rsid w:val="46CD587D"/>
    <w:rsid w:val="46CF29BB"/>
    <w:rsid w:val="46D0233C"/>
    <w:rsid w:val="46D046D1"/>
    <w:rsid w:val="46D249DD"/>
    <w:rsid w:val="46D66923"/>
    <w:rsid w:val="46D92C4C"/>
    <w:rsid w:val="46D96F7A"/>
    <w:rsid w:val="46DA1FDE"/>
    <w:rsid w:val="46DB0555"/>
    <w:rsid w:val="46DF779D"/>
    <w:rsid w:val="46E00E1F"/>
    <w:rsid w:val="46E04063"/>
    <w:rsid w:val="46E36D56"/>
    <w:rsid w:val="46E96886"/>
    <w:rsid w:val="46EA3F9F"/>
    <w:rsid w:val="46F4768D"/>
    <w:rsid w:val="46F55EE4"/>
    <w:rsid w:val="46F57249"/>
    <w:rsid w:val="46F60EF7"/>
    <w:rsid w:val="46F65F04"/>
    <w:rsid w:val="46F66FC6"/>
    <w:rsid w:val="46F737F2"/>
    <w:rsid w:val="46F74F37"/>
    <w:rsid w:val="46F843FA"/>
    <w:rsid w:val="46FF4D85"/>
    <w:rsid w:val="47016CCA"/>
    <w:rsid w:val="47053F09"/>
    <w:rsid w:val="4707633E"/>
    <w:rsid w:val="47080301"/>
    <w:rsid w:val="47083C9B"/>
    <w:rsid w:val="470C4CD6"/>
    <w:rsid w:val="470C5DD6"/>
    <w:rsid w:val="470D029C"/>
    <w:rsid w:val="4711219A"/>
    <w:rsid w:val="47123DA9"/>
    <w:rsid w:val="471809D4"/>
    <w:rsid w:val="471E6343"/>
    <w:rsid w:val="47220AC2"/>
    <w:rsid w:val="472271B4"/>
    <w:rsid w:val="472A522A"/>
    <w:rsid w:val="472D2F40"/>
    <w:rsid w:val="472F0538"/>
    <w:rsid w:val="47317187"/>
    <w:rsid w:val="473311D8"/>
    <w:rsid w:val="47392735"/>
    <w:rsid w:val="473A63DD"/>
    <w:rsid w:val="473B3BEA"/>
    <w:rsid w:val="473C5A38"/>
    <w:rsid w:val="473D35C2"/>
    <w:rsid w:val="47431075"/>
    <w:rsid w:val="474837FB"/>
    <w:rsid w:val="47493A97"/>
    <w:rsid w:val="47496783"/>
    <w:rsid w:val="474B1C86"/>
    <w:rsid w:val="474D4FD7"/>
    <w:rsid w:val="474E3FFA"/>
    <w:rsid w:val="475279C0"/>
    <w:rsid w:val="4753503D"/>
    <w:rsid w:val="47570693"/>
    <w:rsid w:val="4759478A"/>
    <w:rsid w:val="475B519F"/>
    <w:rsid w:val="475F2AB0"/>
    <w:rsid w:val="476218AB"/>
    <w:rsid w:val="4763727B"/>
    <w:rsid w:val="476440BF"/>
    <w:rsid w:val="47691F47"/>
    <w:rsid w:val="47693D2D"/>
    <w:rsid w:val="476A2E4C"/>
    <w:rsid w:val="476C21BB"/>
    <w:rsid w:val="47734602"/>
    <w:rsid w:val="477B4C0C"/>
    <w:rsid w:val="477E4417"/>
    <w:rsid w:val="47804CF2"/>
    <w:rsid w:val="478536A5"/>
    <w:rsid w:val="478761F0"/>
    <w:rsid w:val="4789032B"/>
    <w:rsid w:val="47896657"/>
    <w:rsid w:val="478A4FEE"/>
    <w:rsid w:val="478A5BD6"/>
    <w:rsid w:val="479410F0"/>
    <w:rsid w:val="47984C11"/>
    <w:rsid w:val="4799049F"/>
    <w:rsid w:val="47993F84"/>
    <w:rsid w:val="479A5F9C"/>
    <w:rsid w:val="479E12F7"/>
    <w:rsid w:val="479E60F9"/>
    <w:rsid w:val="47A00582"/>
    <w:rsid w:val="47A04AB8"/>
    <w:rsid w:val="47A23367"/>
    <w:rsid w:val="47A235FE"/>
    <w:rsid w:val="47A56655"/>
    <w:rsid w:val="47A63299"/>
    <w:rsid w:val="47AA164B"/>
    <w:rsid w:val="47AA4D71"/>
    <w:rsid w:val="47B425AF"/>
    <w:rsid w:val="47B67B1C"/>
    <w:rsid w:val="47BE4B37"/>
    <w:rsid w:val="47C25037"/>
    <w:rsid w:val="47C615D0"/>
    <w:rsid w:val="47C84AD3"/>
    <w:rsid w:val="47C942BE"/>
    <w:rsid w:val="47D772EC"/>
    <w:rsid w:val="47DA0270"/>
    <w:rsid w:val="47DE3ECC"/>
    <w:rsid w:val="47DF3EBB"/>
    <w:rsid w:val="47E0206E"/>
    <w:rsid w:val="47E046ED"/>
    <w:rsid w:val="47E753B0"/>
    <w:rsid w:val="47E9088B"/>
    <w:rsid w:val="47F021B8"/>
    <w:rsid w:val="47F25917"/>
    <w:rsid w:val="47F51E9E"/>
    <w:rsid w:val="47F7637E"/>
    <w:rsid w:val="47F95228"/>
    <w:rsid w:val="47F95320"/>
    <w:rsid w:val="47FB71BA"/>
    <w:rsid w:val="47FD2AB9"/>
    <w:rsid w:val="480406FD"/>
    <w:rsid w:val="48076793"/>
    <w:rsid w:val="480B00ED"/>
    <w:rsid w:val="480C6353"/>
    <w:rsid w:val="480C71D4"/>
    <w:rsid w:val="48107ECE"/>
    <w:rsid w:val="481137E5"/>
    <w:rsid w:val="48123C4D"/>
    <w:rsid w:val="48144AC1"/>
    <w:rsid w:val="48172F33"/>
    <w:rsid w:val="481B04C3"/>
    <w:rsid w:val="481B2197"/>
    <w:rsid w:val="48205ABD"/>
    <w:rsid w:val="48241969"/>
    <w:rsid w:val="482461C3"/>
    <w:rsid w:val="48256BCE"/>
    <w:rsid w:val="48262BD7"/>
    <w:rsid w:val="4826320F"/>
    <w:rsid w:val="482728EE"/>
    <w:rsid w:val="48274AEC"/>
    <w:rsid w:val="48284B15"/>
    <w:rsid w:val="482A51F6"/>
    <w:rsid w:val="482A6707"/>
    <w:rsid w:val="482A7539"/>
    <w:rsid w:val="482D12FC"/>
    <w:rsid w:val="482D3703"/>
    <w:rsid w:val="482E0AB6"/>
    <w:rsid w:val="482F14BE"/>
    <w:rsid w:val="482F577C"/>
    <w:rsid w:val="48376979"/>
    <w:rsid w:val="4838060A"/>
    <w:rsid w:val="483A550D"/>
    <w:rsid w:val="483F2233"/>
    <w:rsid w:val="48452B2F"/>
    <w:rsid w:val="484540E4"/>
    <w:rsid w:val="484B50AC"/>
    <w:rsid w:val="48510512"/>
    <w:rsid w:val="485D621A"/>
    <w:rsid w:val="485F71F2"/>
    <w:rsid w:val="486139CD"/>
    <w:rsid w:val="48642C82"/>
    <w:rsid w:val="486636D8"/>
    <w:rsid w:val="4869499B"/>
    <w:rsid w:val="48697535"/>
    <w:rsid w:val="486D5E01"/>
    <w:rsid w:val="487806E6"/>
    <w:rsid w:val="48785AA3"/>
    <w:rsid w:val="487948F7"/>
    <w:rsid w:val="487C1B6B"/>
    <w:rsid w:val="48842C88"/>
    <w:rsid w:val="48862EDC"/>
    <w:rsid w:val="488964A1"/>
    <w:rsid w:val="489018C7"/>
    <w:rsid w:val="48902CE1"/>
    <w:rsid w:val="48907EDD"/>
    <w:rsid w:val="48973EA7"/>
    <w:rsid w:val="489764B6"/>
    <w:rsid w:val="48977477"/>
    <w:rsid w:val="48A472D7"/>
    <w:rsid w:val="48A84F58"/>
    <w:rsid w:val="48AA6214"/>
    <w:rsid w:val="48AC4584"/>
    <w:rsid w:val="48AE059E"/>
    <w:rsid w:val="48AF154D"/>
    <w:rsid w:val="48AF7463"/>
    <w:rsid w:val="48B956E0"/>
    <w:rsid w:val="48B963C2"/>
    <w:rsid w:val="48BA78DE"/>
    <w:rsid w:val="48BD17E5"/>
    <w:rsid w:val="48BF76AA"/>
    <w:rsid w:val="48BF78AE"/>
    <w:rsid w:val="48C30041"/>
    <w:rsid w:val="48C86DC2"/>
    <w:rsid w:val="48D06B1E"/>
    <w:rsid w:val="48D35DF6"/>
    <w:rsid w:val="48D851C6"/>
    <w:rsid w:val="48DC02E4"/>
    <w:rsid w:val="48E14900"/>
    <w:rsid w:val="48E30F3B"/>
    <w:rsid w:val="48E43D0B"/>
    <w:rsid w:val="48E85DAA"/>
    <w:rsid w:val="48EA7DD5"/>
    <w:rsid w:val="48EC78FB"/>
    <w:rsid w:val="48F763FB"/>
    <w:rsid w:val="48F8629C"/>
    <w:rsid w:val="48FA1D26"/>
    <w:rsid w:val="48FC3155"/>
    <w:rsid w:val="490172FF"/>
    <w:rsid w:val="490270EE"/>
    <w:rsid w:val="490626E0"/>
    <w:rsid w:val="49092EE1"/>
    <w:rsid w:val="490B5556"/>
    <w:rsid w:val="490D1B02"/>
    <w:rsid w:val="49100E92"/>
    <w:rsid w:val="49130759"/>
    <w:rsid w:val="49156BE1"/>
    <w:rsid w:val="491952E2"/>
    <w:rsid w:val="491B038D"/>
    <w:rsid w:val="491C6D3F"/>
    <w:rsid w:val="491D0D54"/>
    <w:rsid w:val="4922507A"/>
    <w:rsid w:val="49244D8F"/>
    <w:rsid w:val="492D223F"/>
    <w:rsid w:val="492E5123"/>
    <w:rsid w:val="492E569F"/>
    <w:rsid w:val="4935367D"/>
    <w:rsid w:val="49355CAE"/>
    <w:rsid w:val="493D54E3"/>
    <w:rsid w:val="49481F20"/>
    <w:rsid w:val="494A3EE5"/>
    <w:rsid w:val="494D49E2"/>
    <w:rsid w:val="49501F17"/>
    <w:rsid w:val="49510138"/>
    <w:rsid w:val="495A62E8"/>
    <w:rsid w:val="495B1666"/>
    <w:rsid w:val="495F2C98"/>
    <w:rsid w:val="49686FB5"/>
    <w:rsid w:val="496A1A56"/>
    <w:rsid w:val="496D1D90"/>
    <w:rsid w:val="496E247F"/>
    <w:rsid w:val="496F6FB0"/>
    <w:rsid w:val="49702FBD"/>
    <w:rsid w:val="497304AA"/>
    <w:rsid w:val="497460E3"/>
    <w:rsid w:val="49792D58"/>
    <w:rsid w:val="497960C6"/>
    <w:rsid w:val="49796A18"/>
    <w:rsid w:val="497C5AB6"/>
    <w:rsid w:val="497F6C62"/>
    <w:rsid w:val="498C61AC"/>
    <w:rsid w:val="499260DA"/>
    <w:rsid w:val="49932E5C"/>
    <w:rsid w:val="499620E3"/>
    <w:rsid w:val="49962838"/>
    <w:rsid w:val="49962906"/>
    <w:rsid w:val="499634AF"/>
    <w:rsid w:val="49996F4C"/>
    <w:rsid w:val="499B0F00"/>
    <w:rsid w:val="499D2438"/>
    <w:rsid w:val="499E766C"/>
    <w:rsid w:val="499F67F5"/>
    <w:rsid w:val="49A14C1B"/>
    <w:rsid w:val="49A6181E"/>
    <w:rsid w:val="49A75B81"/>
    <w:rsid w:val="49A92199"/>
    <w:rsid w:val="49AA5649"/>
    <w:rsid w:val="49AB4C68"/>
    <w:rsid w:val="49AC65E0"/>
    <w:rsid w:val="49AE23A4"/>
    <w:rsid w:val="49AF7522"/>
    <w:rsid w:val="49B02966"/>
    <w:rsid w:val="49B40DFB"/>
    <w:rsid w:val="49B54AF5"/>
    <w:rsid w:val="49B63259"/>
    <w:rsid w:val="49B66E0C"/>
    <w:rsid w:val="49B77F6B"/>
    <w:rsid w:val="49B954B8"/>
    <w:rsid w:val="49BB5AF4"/>
    <w:rsid w:val="49BD0043"/>
    <w:rsid w:val="49BE2DF8"/>
    <w:rsid w:val="49BF0314"/>
    <w:rsid w:val="49C4086B"/>
    <w:rsid w:val="49C55489"/>
    <w:rsid w:val="49CD3F23"/>
    <w:rsid w:val="49D26B0B"/>
    <w:rsid w:val="49D6010B"/>
    <w:rsid w:val="49D66DB1"/>
    <w:rsid w:val="49E15DAA"/>
    <w:rsid w:val="49E20C36"/>
    <w:rsid w:val="49E77A48"/>
    <w:rsid w:val="49E80350"/>
    <w:rsid w:val="49E9449A"/>
    <w:rsid w:val="49ED0714"/>
    <w:rsid w:val="49EE500C"/>
    <w:rsid w:val="49F774F6"/>
    <w:rsid w:val="49F916AE"/>
    <w:rsid w:val="49F940AC"/>
    <w:rsid w:val="49FC101B"/>
    <w:rsid w:val="49FC6FF1"/>
    <w:rsid w:val="49FD4A73"/>
    <w:rsid w:val="4A006B70"/>
    <w:rsid w:val="4A032052"/>
    <w:rsid w:val="4A0360FA"/>
    <w:rsid w:val="4A061AFF"/>
    <w:rsid w:val="4A061C01"/>
    <w:rsid w:val="4A064763"/>
    <w:rsid w:val="4A080885"/>
    <w:rsid w:val="4A0949B1"/>
    <w:rsid w:val="4A0961C8"/>
    <w:rsid w:val="4A0C67CB"/>
    <w:rsid w:val="4A127D89"/>
    <w:rsid w:val="4A137559"/>
    <w:rsid w:val="4A1477A8"/>
    <w:rsid w:val="4A161939"/>
    <w:rsid w:val="4A1628F1"/>
    <w:rsid w:val="4A1812C3"/>
    <w:rsid w:val="4A182544"/>
    <w:rsid w:val="4A1A1CD6"/>
    <w:rsid w:val="4A1A6ACE"/>
    <w:rsid w:val="4A1D6A8B"/>
    <w:rsid w:val="4A211CF9"/>
    <w:rsid w:val="4A2410AF"/>
    <w:rsid w:val="4A256057"/>
    <w:rsid w:val="4A286344"/>
    <w:rsid w:val="4A2A10D5"/>
    <w:rsid w:val="4A2C2F4D"/>
    <w:rsid w:val="4A2C60CF"/>
    <w:rsid w:val="4A2F18AE"/>
    <w:rsid w:val="4A310722"/>
    <w:rsid w:val="4A310AF5"/>
    <w:rsid w:val="4A31517C"/>
    <w:rsid w:val="4A332FE3"/>
    <w:rsid w:val="4A3975A8"/>
    <w:rsid w:val="4A3A1E83"/>
    <w:rsid w:val="4A3B29D1"/>
    <w:rsid w:val="4A3B4B94"/>
    <w:rsid w:val="4A3D201D"/>
    <w:rsid w:val="4A3D30F4"/>
    <w:rsid w:val="4A4325C1"/>
    <w:rsid w:val="4A4376D2"/>
    <w:rsid w:val="4A445199"/>
    <w:rsid w:val="4A45751B"/>
    <w:rsid w:val="4A484AD5"/>
    <w:rsid w:val="4A4A5C47"/>
    <w:rsid w:val="4A4C0002"/>
    <w:rsid w:val="4A4C3A5E"/>
    <w:rsid w:val="4A4C60F4"/>
    <w:rsid w:val="4A4D684E"/>
    <w:rsid w:val="4A4E5533"/>
    <w:rsid w:val="4A505E50"/>
    <w:rsid w:val="4A515E11"/>
    <w:rsid w:val="4A541A31"/>
    <w:rsid w:val="4A5541F2"/>
    <w:rsid w:val="4A585BF1"/>
    <w:rsid w:val="4A5868BC"/>
    <w:rsid w:val="4A5A1589"/>
    <w:rsid w:val="4A5A1C41"/>
    <w:rsid w:val="4A5F020B"/>
    <w:rsid w:val="4A603492"/>
    <w:rsid w:val="4A610F14"/>
    <w:rsid w:val="4A624480"/>
    <w:rsid w:val="4A633A17"/>
    <w:rsid w:val="4A6515EB"/>
    <w:rsid w:val="4A661F57"/>
    <w:rsid w:val="4A68254F"/>
    <w:rsid w:val="4A6B2927"/>
    <w:rsid w:val="4A6B6A45"/>
    <w:rsid w:val="4A6E67BD"/>
    <w:rsid w:val="4A772000"/>
    <w:rsid w:val="4A7C036F"/>
    <w:rsid w:val="4A7E222E"/>
    <w:rsid w:val="4A7F1D1F"/>
    <w:rsid w:val="4A7F700D"/>
    <w:rsid w:val="4A7F791C"/>
    <w:rsid w:val="4A830EEE"/>
    <w:rsid w:val="4A845C50"/>
    <w:rsid w:val="4A87336A"/>
    <w:rsid w:val="4A87561B"/>
    <w:rsid w:val="4A8C0FDB"/>
    <w:rsid w:val="4A8C4971"/>
    <w:rsid w:val="4A92209F"/>
    <w:rsid w:val="4A964BA2"/>
    <w:rsid w:val="4A9811CC"/>
    <w:rsid w:val="4A9C0221"/>
    <w:rsid w:val="4A9C0444"/>
    <w:rsid w:val="4A9D3799"/>
    <w:rsid w:val="4AAB797D"/>
    <w:rsid w:val="4AB32E76"/>
    <w:rsid w:val="4AB54221"/>
    <w:rsid w:val="4AB5641F"/>
    <w:rsid w:val="4AB637A9"/>
    <w:rsid w:val="4AB651C2"/>
    <w:rsid w:val="4AB845B5"/>
    <w:rsid w:val="4AB95A66"/>
    <w:rsid w:val="4ABE0184"/>
    <w:rsid w:val="4ABE3A0B"/>
    <w:rsid w:val="4AC01AC2"/>
    <w:rsid w:val="4AC07BE2"/>
    <w:rsid w:val="4ACD3AC6"/>
    <w:rsid w:val="4AD14E38"/>
    <w:rsid w:val="4AD231DA"/>
    <w:rsid w:val="4AD27AEB"/>
    <w:rsid w:val="4AD43FEB"/>
    <w:rsid w:val="4AD621D7"/>
    <w:rsid w:val="4AD82B1E"/>
    <w:rsid w:val="4ADA604A"/>
    <w:rsid w:val="4ADB750F"/>
    <w:rsid w:val="4ADF3AB8"/>
    <w:rsid w:val="4AE00B33"/>
    <w:rsid w:val="4AE108E0"/>
    <w:rsid w:val="4AE1337F"/>
    <w:rsid w:val="4AE820AF"/>
    <w:rsid w:val="4AE954C4"/>
    <w:rsid w:val="4AED6A18"/>
    <w:rsid w:val="4AEF62FD"/>
    <w:rsid w:val="4AF01080"/>
    <w:rsid w:val="4AF1651E"/>
    <w:rsid w:val="4AF71EEB"/>
    <w:rsid w:val="4AF95C0F"/>
    <w:rsid w:val="4AFA207B"/>
    <w:rsid w:val="4AFC610E"/>
    <w:rsid w:val="4AFE2D6E"/>
    <w:rsid w:val="4AFF704D"/>
    <w:rsid w:val="4B085B82"/>
    <w:rsid w:val="4B087A69"/>
    <w:rsid w:val="4B0A35B1"/>
    <w:rsid w:val="4B0C6E2E"/>
    <w:rsid w:val="4B0E247B"/>
    <w:rsid w:val="4B101FCF"/>
    <w:rsid w:val="4B116E8A"/>
    <w:rsid w:val="4B124A7C"/>
    <w:rsid w:val="4B1443D7"/>
    <w:rsid w:val="4B18614E"/>
    <w:rsid w:val="4B1C0A54"/>
    <w:rsid w:val="4B1D5CEA"/>
    <w:rsid w:val="4B2067C2"/>
    <w:rsid w:val="4B211352"/>
    <w:rsid w:val="4B211FDB"/>
    <w:rsid w:val="4B2B07E5"/>
    <w:rsid w:val="4B3158D9"/>
    <w:rsid w:val="4B372F0A"/>
    <w:rsid w:val="4B390AF7"/>
    <w:rsid w:val="4B3A447A"/>
    <w:rsid w:val="4B3B433F"/>
    <w:rsid w:val="4B4126FB"/>
    <w:rsid w:val="4B42404D"/>
    <w:rsid w:val="4B434FD9"/>
    <w:rsid w:val="4B4555CF"/>
    <w:rsid w:val="4B464DC9"/>
    <w:rsid w:val="4B484B8C"/>
    <w:rsid w:val="4B535885"/>
    <w:rsid w:val="4B5700BB"/>
    <w:rsid w:val="4B58772F"/>
    <w:rsid w:val="4B5C289C"/>
    <w:rsid w:val="4B5E2231"/>
    <w:rsid w:val="4B5F05EA"/>
    <w:rsid w:val="4B647D38"/>
    <w:rsid w:val="4B6813E3"/>
    <w:rsid w:val="4B692EA5"/>
    <w:rsid w:val="4B6B18E5"/>
    <w:rsid w:val="4B6B4FBC"/>
    <w:rsid w:val="4B6B7B5C"/>
    <w:rsid w:val="4B6C65FF"/>
    <w:rsid w:val="4B731AB3"/>
    <w:rsid w:val="4B73522F"/>
    <w:rsid w:val="4B783E24"/>
    <w:rsid w:val="4B7D4792"/>
    <w:rsid w:val="4B811226"/>
    <w:rsid w:val="4B8211B2"/>
    <w:rsid w:val="4B82486E"/>
    <w:rsid w:val="4B880025"/>
    <w:rsid w:val="4B8D42A7"/>
    <w:rsid w:val="4B8D6103"/>
    <w:rsid w:val="4B8F3B84"/>
    <w:rsid w:val="4B905F60"/>
    <w:rsid w:val="4B967373"/>
    <w:rsid w:val="4B9C49B3"/>
    <w:rsid w:val="4BA20BB3"/>
    <w:rsid w:val="4BA2158F"/>
    <w:rsid w:val="4BA36C7D"/>
    <w:rsid w:val="4BA51985"/>
    <w:rsid w:val="4BA65547"/>
    <w:rsid w:val="4BA8599E"/>
    <w:rsid w:val="4BA94739"/>
    <w:rsid w:val="4BAB0E26"/>
    <w:rsid w:val="4BAB34B4"/>
    <w:rsid w:val="4BAE7E2C"/>
    <w:rsid w:val="4BB02189"/>
    <w:rsid w:val="4BB05738"/>
    <w:rsid w:val="4BB17EDA"/>
    <w:rsid w:val="4BB95B1B"/>
    <w:rsid w:val="4BB97224"/>
    <w:rsid w:val="4BBA4B80"/>
    <w:rsid w:val="4BBB09A4"/>
    <w:rsid w:val="4BBC74CF"/>
    <w:rsid w:val="4BBF4CE9"/>
    <w:rsid w:val="4BC679E1"/>
    <w:rsid w:val="4BCD1EC9"/>
    <w:rsid w:val="4BCF19C0"/>
    <w:rsid w:val="4BD12AD8"/>
    <w:rsid w:val="4BDD5790"/>
    <w:rsid w:val="4BE25FB4"/>
    <w:rsid w:val="4BE26EFD"/>
    <w:rsid w:val="4BE550E3"/>
    <w:rsid w:val="4BE65143"/>
    <w:rsid w:val="4BE70DEA"/>
    <w:rsid w:val="4BEF416D"/>
    <w:rsid w:val="4BF008A4"/>
    <w:rsid w:val="4BF11552"/>
    <w:rsid w:val="4BF56DAC"/>
    <w:rsid w:val="4BF6136A"/>
    <w:rsid w:val="4BF648E0"/>
    <w:rsid w:val="4BF87AD1"/>
    <w:rsid w:val="4BF87D30"/>
    <w:rsid w:val="4BF94B02"/>
    <w:rsid w:val="4C050D15"/>
    <w:rsid w:val="4C054865"/>
    <w:rsid w:val="4C10005E"/>
    <w:rsid w:val="4C107902"/>
    <w:rsid w:val="4C132123"/>
    <w:rsid w:val="4C150504"/>
    <w:rsid w:val="4C187B79"/>
    <w:rsid w:val="4C1A1560"/>
    <w:rsid w:val="4C1B4656"/>
    <w:rsid w:val="4C210EF5"/>
    <w:rsid w:val="4C255B40"/>
    <w:rsid w:val="4C257E2C"/>
    <w:rsid w:val="4C26352C"/>
    <w:rsid w:val="4C266F94"/>
    <w:rsid w:val="4C2804C8"/>
    <w:rsid w:val="4C2978F0"/>
    <w:rsid w:val="4C2A08F0"/>
    <w:rsid w:val="4C2C3279"/>
    <w:rsid w:val="4C365617"/>
    <w:rsid w:val="4C3808C8"/>
    <w:rsid w:val="4C382E87"/>
    <w:rsid w:val="4C486C7E"/>
    <w:rsid w:val="4C4F073F"/>
    <w:rsid w:val="4C5379D0"/>
    <w:rsid w:val="4C54044A"/>
    <w:rsid w:val="4C552648"/>
    <w:rsid w:val="4C5A2353"/>
    <w:rsid w:val="4C5C0044"/>
    <w:rsid w:val="4C65156C"/>
    <w:rsid w:val="4C6609A4"/>
    <w:rsid w:val="4C672ABF"/>
    <w:rsid w:val="4C6A2839"/>
    <w:rsid w:val="4C6A6D6A"/>
    <w:rsid w:val="4C6B4FAF"/>
    <w:rsid w:val="4C6B6150"/>
    <w:rsid w:val="4C714B78"/>
    <w:rsid w:val="4C74096B"/>
    <w:rsid w:val="4C7510D9"/>
    <w:rsid w:val="4C7857D0"/>
    <w:rsid w:val="4C7B4A33"/>
    <w:rsid w:val="4C7C1642"/>
    <w:rsid w:val="4C7D0E53"/>
    <w:rsid w:val="4C7D7F89"/>
    <w:rsid w:val="4C8B2B22"/>
    <w:rsid w:val="4C8C3F6C"/>
    <w:rsid w:val="4C8F54D0"/>
    <w:rsid w:val="4C9045C5"/>
    <w:rsid w:val="4C9124AD"/>
    <w:rsid w:val="4C954BE4"/>
    <w:rsid w:val="4C964EE2"/>
    <w:rsid w:val="4C966935"/>
    <w:rsid w:val="4C9743B6"/>
    <w:rsid w:val="4C980EED"/>
    <w:rsid w:val="4C9E3D41"/>
    <w:rsid w:val="4CA36BA4"/>
    <w:rsid w:val="4CA6114E"/>
    <w:rsid w:val="4CAA0503"/>
    <w:rsid w:val="4CAB48ED"/>
    <w:rsid w:val="4CAE57C3"/>
    <w:rsid w:val="4CB01855"/>
    <w:rsid w:val="4CB3396B"/>
    <w:rsid w:val="4CB47728"/>
    <w:rsid w:val="4CB66DD9"/>
    <w:rsid w:val="4CB86539"/>
    <w:rsid w:val="4CBC6B75"/>
    <w:rsid w:val="4CBE2078"/>
    <w:rsid w:val="4CBF6D94"/>
    <w:rsid w:val="4CC47EBA"/>
    <w:rsid w:val="4CCA47B3"/>
    <w:rsid w:val="4CCB673E"/>
    <w:rsid w:val="4CCE7E9C"/>
    <w:rsid w:val="4CCF3B96"/>
    <w:rsid w:val="4CD00B9B"/>
    <w:rsid w:val="4CD15F25"/>
    <w:rsid w:val="4CD25495"/>
    <w:rsid w:val="4CD40AEB"/>
    <w:rsid w:val="4CDF25AC"/>
    <w:rsid w:val="4CE01E3A"/>
    <w:rsid w:val="4CE1253E"/>
    <w:rsid w:val="4CE1750A"/>
    <w:rsid w:val="4CE23497"/>
    <w:rsid w:val="4CE70EC4"/>
    <w:rsid w:val="4CE87639"/>
    <w:rsid w:val="4CEA5F20"/>
    <w:rsid w:val="4CEA7FBC"/>
    <w:rsid w:val="4CEB7D83"/>
    <w:rsid w:val="4CF10D25"/>
    <w:rsid w:val="4CF26BB5"/>
    <w:rsid w:val="4CF65F3D"/>
    <w:rsid w:val="4CF73A0A"/>
    <w:rsid w:val="4CFB246E"/>
    <w:rsid w:val="4CFF5BBB"/>
    <w:rsid w:val="4D076254"/>
    <w:rsid w:val="4D0E0834"/>
    <w:rsid w:val="4D133367"/>
    <w:rsid w:val="4D1377DB"/>
    <w:rsid w:val="4D220B18"/>
    <w:rsid w:val="4D224122"/>
    <w:rsid w:val="4D245292"/>
    <w:rsid w:val="4D250C0D"/>
    <w:rsid w:val="4D2612B8"/>
    <w:rsid w:val="4D2967AC"/>
    <w:rsid w:val="4D2C4454"/>
    <w:rsid w:val="4D303589"/>
    <w:rsid w:val="4D303706"/>
    <w:rsid w:val="4D316377"/>
    <w:rsid w:val="4D351EA6"/>
    <w:rsid w:val="4D353572"/>
    <w:rsid w:val="4D3A524A"/>
    <w:rsid w:val="4D3F688C"/>
    <w:rsid w:val="4D405AC9"/>
    <w:rsid w:val="4D4225D0"/>
    <w:rsid w:val="4D471CDB"/>
    <w:rsid w:val="4D4A1C5C"/>
    <w:rsid w:val="4D4C1B45"/>
    <w:rsid w:val="4D4E25B7"/>
    <w:rsid w:val="4D4E5FB3"/>
    <w:rsid w:val="4D4F6E21"/>
    <w:rsid w:val="4D5039FD"/>
    <w:rsid w:val="4D542204"/>
    <w:rsid w:val="4D544769"/>
    <w:rsid w:val="4D555A6E"/>
    <w:rsid w:val="4D680055"/>
    <w:rsid w:val="4D690943"/>
    <w:rsid w:val="4D6D7E6D"/>
    <w:rsid w:val="4D73323D"/>
    <w:rsid w:val="4D740358"/>
    <w:rsid w:val="4D752A9D"/>
    <w:rsid w:val="4D7A3236"/>
    <w:rsid w:val="4D7A6C85"/>
    <w:rsid w:val="4D841B9A"/>
    <w:rsid w:val="4D86623D"/>
    <w:rsid w:val="4D8822B2"/>
    <w:rsid w:val="4D8E2B22"/>
    <w:rsid w:val="4D951639"/>
    <w:rsid w:val="4D971D5B"/>
    <w:rsid w:val="4D97739D"/>
    <w:rsid w:val="4D9819DB"/>
    <w:rsid w:val="4D9D0090"/>
    <w:rsid w:val="4D9D72BC"/>
    <w:rsid w:val="4DA20751"/>
    <w:rsid w:val="4DA24B33"/>
    <w:rsid w:val="4DA91A11"/>
    <w:rsid w:val="4DAD60FD"/>
    <w:rsid w:val="4DAE583E"/>
    <w:rsid w:val="4DAF0B0F"/>
    <w:rsid w:val="4DB24301"/>
    <w:rsid w:val="4DB55AB5"/>
    <w:rsid w:val="4DB7304C"/>
    <w:rsid w:val="4DB8445D"/>
    <w:rsid w:val="4DBA516F"/>
    <w:rsid w:val="4DBE0EF2"/>
    <w:rsid w:val="4DBE3863"/>
    <w:rsid w:val="4DBE698E"/>
    <w:rsid w:val="4DBF4AD1"/>
    <w:rsid w:val="4DC70C28"/>
    <w:rsid w:val="4DC82037"/>
    <w:rsid w:val="4DC97FAC"/>
    <w:rsid w:val="4DCA1A33"/>
    <w:rsid w:val="4DCB3F09"/>
    <w:rsid w:val="4DCD4D44"/>
    <w:rsid w:val="4DCE4FE4"/>
    <w:rsid w:val="4DD270C5"/>
    <w:rsid w:val="4DD72FC9"/>
    <w:rsid w:val="4DD83E53"/>
    <w:rsid w:val="4DD83E85"/>
    <w:rsid w:val="4DDA2189"/>
    <w:rsid w:val="4DDD5E01"/>
    <w:rsid w:val="4DDF214F"/>
    <w:rsid w:val="4DE107ED"/>
    <w:rsid w:val="4DE1202F"/>
    <w:rsid w:val="4DE354E9"/>
    <w:rsid w:val="4DE57B66"/>
    <w:rsid w:val="4DE622E1"/>
    <w:rsid w:val="4DE72A97"/>
    <w:rsid w:val="4DEE0EA4"/>
    <w:rsid w:val="4DEF059B"/>
    <w:rsid w:val="4DF4111F"/>
    <w:rsid w:val="4DF635CE"/>
    <w:rsid w:val="4DF757EF"/>
    <w:rsid w:val="4DFF3DCD"/>
    <w:rsid w:val="4E005F07"/>
    <w:rsid w:val="4E06072C"/>
    <w:rsid w:val="4E073251"/>
    <w:rsid w:val="4E145350"/>
    <w:rsid w:val="4E154828"/>
    <w:rsid w:val="4E176F8F"/>
    <w:rsid w:val="4E19743C"/>
    <w:rsid w:val="4E1C7FAE"/>
    <w:rsid w:val="4E287FC5"/>
    <w:rsid w:val="4E29093D"/>
    <w:rsid w:val="4E2912CA"/>
    <w:rsid w:val="4E2D1692"/>
    <w:rsid w:val="4E341F7A"/>
    <w:rsid w:val="4E360795"/>
    <w:rsid w:val="4E3D7153"/>
    <w:rsid w:val="4E3D7590"/>
    <w:rsid w:val="4E3E136B"/>
    <w:rsid w:val="4E3F0387"/>
    <w:rsid w:val="4E404758"/>
    <w:rsid w:val="4E405DA4"/>
    <w:rsid w:val="4E414054"/>
    <w:rsid w:val="4E440025"/>
    <w:rsid w:val="4E4540F3"/>
    <w:rsid w:val="4E4A443F"/>
    <w:rsid w:val="4E4E1EE7"/>
    <w:rsid w:val="4E4F1B04"/>
    <w:rsid w:val="4E4F397B"/>
    <w:rsid w:val="4E5109B0"/>
    <w:rsid w:val="4E55535C"/>
    <w:rsid w:val="4E5929F1"/>
    <w:rsid w:val="4E5C7BAA"/>
    <w:rsid w:val="4E6202F5"/>
    <w:rsid w:val="4E624AE6"/>
    <w:rsid w:val="4E671EEA"/>
    <w:rsid w:val="4E675527"/>
    <w:rsid w:val="4E6F1211"/>
    <w:rsid w:val="4E701003"/>
    <w:rsid w:val="4E725A1F"/>
    <w:rsid w:val="4E756EBB"/>
    <w:rsid w:val="4E781290"/>
    <w:rsid w:val="4E7C3E90"/>
    <w:rsid w:val="4E7F2868"/>
    <w:rsid w:val="4E7F6D11"/>
    <w:rsid w:val="4E874041"/>
    <w:rsid w:val="4E884E8C"/>
    <w:rsid w:val="4E8A1B8B"/>
    <w:rsid w:val="4E8A47E6"/>
    <w:rsid w:val="4E8D0FEE"/>
    <w:rsid w:val="4E8F6056"/>
    <w:rsid w:val="4E8F742B"/>
    <w:rsid w:val="4E8F7F3C"/>
    <w:rsid w:val="4E963351"/>
    <w:rsid w:val="4E965846"/>
    <w:rsid w:val="4E9B3995"/>
    <w:rsid w:val="4E9C5EB7"/>
    <w:rsid w:val="4E9E55C0"/>
    <w:rsid w:val="4EAD4B6C"/>
    <w:rsid w:val="4EAD5C96"/>
    <w:rsid w:val="4EC13525"/>
    <w:rsid w:val="4EC72225"/>
    <w:rsid w:val="4EC96053"/>
    <w:rsid w:val="4ECA6E54"/>
    <w:rsid w:val="4ED02D5C"/>
    <w:rsid w:val="4ED25D29"/>
    <w:rsid w:val="4ED2625F"/>
    <w:rsid w:val="4ED66E64"/>
    <w:rsid w:val="4ED73ED7"/>
    <w:rsid w:val="4ED73F53"/>
    <w:rsid w:val="4ED8629B"/>
    <w:rsid w:val="4ED944A9"/>
    <w:rsid w:val="4EDA0CEA"/>
    <w:rsid w:val="4EE26617"/>
    <w:rsid w:val="4EE454B9"/>
    <w:rsid w:val="4EE56CA9"/>
    <w:rsid w:val="4EE60657"/>
    <w:rsid w:val="4EE711CA"/>
    <w:rsid w:val="4EE92945"/>
    <w:rsid w:val="4EEB24B7"/>
    <w:rsid w:val="4EF32371"/>
    <w:rsid w:val="4EF64B3C"/>
    <w:rsid w:val="4EFE5277"/>
    <w:rsid w:val="4F060B2A"/>
    <w:rsid w:val="4F0A7A94"/>
    <w:rsid w:val="4F0C75C4"/>
    <w:rsid w:val="4F100C20"/>
    <w:rsid w:val="4F1A0159"/>
    <w:rsid w:val="4F1A3D20"/>
    <w:rsid w:val="4F1E681F"/>
    <w:rsid w:val="4F2251DA"/>
    <w:rsid w:val="4F240ED6"/>
    <w:rsid w:val="4F26376B"/>
    <w:rsid w:val="4F2949CF"/>
    <w:rsid w:val="4F3124D7"/>
    <w:rsid w:val="4F326839"/>
    <w:rsid w:val="4F3337B3"/>
    <w:rsid w:val="4F341C60"/>
    <w:rsid w:val="4F383685"/>
    <w:rsid w:val="4F3974B4"/>
    <w:rsid w:val="4F3A7826"/>
    <w:rsid w:val="4F4A13A1"/>
    <w:rsid w:val="4F530442"/>
    <w:rsid w:val="4F54042F"/>
    <w:rsid w:val="4F553DF4"/>
    <w:rsid w:val="4F554D0B"/>
    <w:rsid w:val="4F5764B9"/>
    <w:rsid w:val="4F591F5C"/>
    <w:rsid w:val="4F5E3E9A"/>
    <w:rsid w:val="4F622181"/>
    <w:rsid w:val="4F632CE0"/>
    <w:rsid w:val="4F6558EB"/>
    <w:rsid w:val="4F6712BE"/>
    <w:rsid w:val="4F67488F"/>
    <w:rsid w:val="4F6A76D8"/>
    <w:rsid w:val="4F6E6E9A"/>
    <w:rsid w:val="4F731383"/>
    <w:rsid w:val="4F745C45"/>
    <w:rsid w:val="4F767681"/>
    <w:rsid w:val="4F7918DC"/>
    <w:rsid w:val="4F7B21EF"/>
    <w:rsid w:val="4F7C5EDA"/>
    <w:rsid w:val="4F816C61"/>
    <w:rsid w:val="4F875FFE"/>
    <w:rsid w:val="4F876E01"/>
    <w:rsid w:val="4F8B027A"/>
    <w:rsid w:val="4F8F40E9"/>
    <w:rsid w:val="4F900628"/>
    <w:rsid w:val="4F913573"/>
    <w:rsid w:val="4F93631E"/>
    <w:rsid w:val="4F983897"/>
    <w:rsid w:val="4F983E5B"/>
    <w:rsid w:val="4F9857CD"/>
    <w:rsid w:val="4F9F14E1"/>
    <w:rsid w:val="4FA47DC1"/>
    <w:rsid w:val="4FA676DB"/>
    <w:rsid w:val="4FA94C3E"/>
    <w:rsid w:val="4FAC4B0A"/>
    <w:rsid w:val="4FAC56C8"/>
    <w:rsid w:val="4FAC61DF"/>
    <w:rsid w:val="4FB42A90"/>
    <w:rsid w:val="4FBB5FF8"/>
    <w:rsid w:val="4FBB61DD"/>
    <w:rsid w:val="4FBD06C3"/>
    <w:rsid w:val="4FC2637C"/>
    <w:rsid w:val="4FC36E5F"/>
    <w:rsid w:val="4FC75DC2"/>
    <w:rsid w:val="4FCB52EB"/>
    <w:rsid w:val="4FD418D4"/>
    <w:rsid w:val="4FD8578D"/>
    <w:rsid w:val="4FD963B2"/>
    <w:rsid w:val="4FDF0513"/>
    <w:rsid w:val="4FDF2B4A"/>
    <w:rsid w:val="4FE0581B"/>
    <w:rsid w:val="4FE13610"/>
    <w:rsid w:val="4FE33B1E"/>
    <w:rsid w:val="4FE95A27"/>
    <w:rsid w:val="4FE96CAE"/>
    <w:rsid w:val="4FEA23FA"/>
    <w:rsid w:val="4FF2580A"/>
    <w:rsid w:val="4FF63583"/>
    <w:rsid w:val="4FF71898"/>
    <w:rsid w:val="4FFA01D5"/>
    <w:rsid w:val="4FFA4A90"/>
    <w:rsid w:val="4FFB0F94"/>
    <w:rsid w:val="4FFD54F5"/>
    <w:rsid w:val="4FFD7F4B"/>
    <w:rsid w:val="4FFF5BE4"/>
    <w:rsid w:val="50005CE7"/>
    <w:rsid w:val="50035110"/>
    <w:rsid w:val="50074FD7"/>
    <w:rsid w:val="500862DC"/>
    <w:rsid w:val="500D22C7"/>
    <w:rsid w:val="500D2764"/>
    <w:rsid w:val="500F4702"/>
    <w:rsid w:val="501224A6"/>
    <w:rsid w:val="50166C1E"/>
    <w:rsid w:val="50174083"/>
    <w:rsid w:val="501A03AD"/>
    <w:rsid w:val="501A61F6"/>
    <w:rsid w:val="502471EA"/>
    <w:rsid w:val="50263C3A"/>
    <w:rsid w:val="502A243F"/>
    <w:rsid w:val="50315E21"/>
    <w:rsid w:val="503354EC"/>
    <w:rsid w:val="503374BE"/>
    <w:rsid w:val="503520ED"/>
    <w:rsid w:val="5035401F"/>
    <w:rsid w:val="503630CC"/>
    <w:rsid w:val="50380FB0"/>
    <w:rsid w:val="503A06B5"/>
    <w:rsid w:val="503F1022"/>
    <w:rsid w:val="503F6E9D"/>
    <w:rsid w:val="50440523"/>
    <w:rsid w:val="504436D9"/>
    <w:rsid w:val="50480100"/>
    <w:rsid w:val="50521BD4"/>
    <w:rsid w:val="5054129E"/>
    <w:rsid w:val="5055071B"/>
    <w:rsid w:val="505B24E3"/>
    <w:rsid w:val="505F64B1"/>
    <w:rsid w:val="506117FF"/>
    <w:rsid w:val="50625330"/>
    <w:rsid w:val="506256F1"/>
    <w:rsid w:val="50632B99"/>
    <w:rsid w:val="506342E0"/>
    <w:rsid w:val="50646E7F"/>
    <w:rsid w:val="5065196C"/>
    <w:rsid w:val="50655DA6"/>
    <w:rsid w:val="50664F95"/>
    <w:rsid w:val="506762F6"/>
    <w:rsid w:val="506845F7"/>
    <w:rsid w:val="50690A10"/>
    <w:rsid w:val="50722108"/>
    <w:rsid w:val="507601A8"/>
    <w:rsid w:val="5076396F"/>
    <w:rsid w:val="50785657"/>
    <w:rsid w:val="507E179E"/>
    <w:rsid w:val="507F5CE0"/>
    <w:rsid w:val="50804467"/>
    <w:rsid w:val="50851129"/>
    <w:rsid w:val="50860186"/>
    <w:rsid w:val="50871DF7"/>
    <w:rsid w:val="508751A3"/>
    <w:rsid w:val="508C6C65"/>
    <w:rsid w:val="508E7EAE"/>
    <w:rsid w:val="5090717D"/>
    <w:rsid w:val="50913A81"/>
    <w:rsid w:val="509337BA"/>
    <w:rsid w:val="50963CF2"/>
    <w:rsid w:val="509B1C79"/>
    <w:rsid w:val="509C4BBB"/>
    <w:rsid w:val="509C51FF"/>
    <w:rsid w:val="509D45F7"/>
    <w:rsid w:val="509F455A"/>
    <w:rsid w:val="50A2082C"/>
    <w:rsid w:val="50AA3B0E"/>
    <w:rsid w:val="50B054C0"/>
    <w:rsid w:val="50B86653"/>
    <w:rsid w:val="50BD4B06"/>
    <w:rsid w:val="50C13827"/>
    <w:rsid w:val="50C62822"/>
    <w:rsid w:val="50C7741A"/>
    <w:rsid w:val="50D40EA8"/>
    <w:rsid w:val="50D4472B"/>
    <w:rsid w:val="50D50BD4"/>
    <w:rsid w:val="50D578BF"/>
    <w:rsid w:val="50D7458F"/>
    <w:rsid w:val="50DA0833"/>
    <w:rsid w:val="50DC3ABF"/>
    <w:rsid w:val="50DC6319"/>
    <w:rsid w:val="50DD17B8"/>
    <w:rsid w:val="50DD6E80"/>
    <w:rsid w:val="50DD7C21"/>
    <w:rsid w:val="50E00737"/>
    <w:rsid w:val="50E70915"/>
    <w:rsid w:val="50E72995"/>
    <w:rsid w:val="50E7710A"/>
    <w:rsid w:val="50E8276F"/>
    <w:rsid w:val="50E96788"/>
    <w:rsid w:val="50EE2DBE"/>
    <w:rsid w:val="50F3533F"/>
    <w:rsid w:val="50F5224C"/>
    <w:rsid w:val="50F75D3F"/>
    <w:rsid w:val="50F81079"/>
    <w:rsid w:val="50F8386B"/>
    <w:rsid w:val="50FB2D04"/>
    <w:rsid w:val="50FD71BB"/>
    <w:rsid w:val="510039F3"/>
    <w:rsid w:val="51063C09"/>
    <w:rsid w:val="51112C8D"/>
    <w:rsid w:val="51114F23"/>
    <w:rsid w:val="511813D3"/>
    <w:rsid w:val="511C27FB"/>
    <w:rsid w:val="51206509"/>
    <w:rsid w:val="512870D6"/>
    <w:rsid w:val="512C6E15"/>
    <w:rsid w:val="512D52CA"/>
    <w:rsid w:val="513073CB"/>
    <w:rsid w:val="51322546"/>
    <w:rsid w:val="5138697F"/>
    <w:rsid w:val="51387EB1"/>
    <w:rsid w:val="513A3D74"/>
    <w:rsid w:val="514005DF"/>
    <w:rsid w:val="514329B3"/>
    <w:rsid w:val="51437082"/>
    <w:rsid w:val="514F7F1B"/>
    <w:rsid w:val="51500AB2"/>
    <w:rsid w:val="5154138F"/>
    <w:rsid w:val="51546D5C"/>
    <w:rsid w:val="51583447"/>
    <w:rsid w:val="515A600F"/>
    <w:rsid w:val="515D48E7"/>
    <w:rsid w:val="515F1132"/>
    <w:rsid w:val="515F57EB"/>
    <w:rsid w:val="51664F6B"/>
    <w:rsid w:val="51666455"/>
    <w:rsid w:val="516C39BF"/>
    <w:rsid w:val="516D4BD3"/>
    <w:rsid w:val="516D6BDC"/>
    <w:rsid w:val="516D7DC4"/>
    <w:rsid w:val="516E0978"/>
    <w:rsid w:val="517005DC"/>
    <w:rsid w:val="5175431F"/>
    <w:rsid w:val="517E7119"/>
    <w:rsid w:val="517F6DC2"/>
    <w:rsid w:val="5186705E"/>
    <w:rsid w:val="51877A52"/>
    <w:rsid w:val="518C3EDA"/>
    <w:rsid w:val="51902A58"/>
    <w:rsid w:val="51914ADE"/>
    <w:rsid w:val="519360D5"/>
    <w:rsid w:val="51955F20"/>
    <w:rsid w:val="519728C5"/>
    <w:rsid w:val="51A00C1E"/>
    <w:rsid w:val="51A1484C"/>
    <w:rsid w:val="51A711C1"/>
    <w:rsid w:val="51A80AE8"/>
    <w:rsid w:val="51A81987"/>
    <w:rsid w:val="51AB0F0B"/>
    <w:rsid w:val="51AB591A"/>
    <w:rsid w:val="51AF6603"/>
    <w:rsid w:val="51B21803"/>
    <w:rsid w:val="51B56BDC"/>
    <w:rsid w:val="51B74F8E"/>
    <w:rsid w:val="51BA2D15"/>
    <w:rsid w:val="51C009AA"/>
    <w:rsid w:val="51CD69AC"/>
    <w:rsid w:val="51D124A4"/>
    <w:rsid w:val="51D46637"/>
    <w:rsid w:val="51DB6711"/>
    <w:rsid w:val="51DB6B69"/>
    <w:rsid w:val="51E003DC"/>
    <w:rsid w:val="51E13DCF"/>
    <w:rsid w:val="51E247BE"/>
    <w:rsid w:val="51E4037B"/>
    <w:rsid w:val="51E410B7"/>
    <w:rsid w:val="51E7043C"/>
    <w:rsid w:val="51E81281"/>
    <w:rsid w:val="51E95742"/>
    <w:rsid w:val="51E97ABE"/>
    <w:rsid w:val="51EB0C26"/>
    <w:rsid w:val="51ED2C7A"/>
    <w:rsid w:val="51EE7B3C"/>
    <w:rsid w:val="51F279CE"/>
    <w:rsid w:val="51FB7F30"/>
    <w:rsid w:val="51FC0767"/>
    <w:rsid w:val="51FD7691"/>
    <w:rsid w:val="52006417"/>
    <w:rsid w:val="52016B6E"/>
    <w:rsid w:val="520304CF"/>
    <w:rsid w:val="5206251F"/>
    <w:rsid w:val="52064981"/>
    <w:rsid w:val="52076DB0"/>
    <w:rsid w:val="520812A5"/>
    <w:rsid w:val="52112F52"/>
    <w:rsid w:val="521C290C"/>
    <w:rsid w:val="521D45B9"/>
    <w:rsid w:val="521F6C1C"/>
    <w:rsid w:val="522F149C"/>
    <w:rsid w:val="52304437"/>
    <w:rsid w:val="523619AF"/>
    <w:rsid w:val="523934A9"/>
    <w:rsid w:val="523A2058"/>
    <w:rsid w:val="523F4084"/>
    <w:rsid w:val="52411A99"/>
    <w:rsid w:val="52413A29"/>
    <w:rsid w:val="52473CEC"/>
    <w:rsid w:val="524B1983"/>
    <w:rsid w:val="524F250E"/>
    <w:rsid w:val="5253261E"/>
    <w:rsid w:val="52535E1D"/>
    <w:rsid w:val="52561169"/>
    <w:rsid w:val="525A1FA9"/>
    <w:rsid w:val="525B2981"/>
    <w:rsid w:val="525C4F63"/>
    <w:rsid w:val="52604669"/>
    <w:rsid w:val="52614B6B"/>
    <w:rsid w:val="52645741"/>
    <w:rsid w:val="52653BBD"/>
    <w:rsid w:val="52694663"/>
    <w:rsid w:val="526A1C47"/>
    <w:rsid w:val="52722B49"/>
    <w:rsid w:val="5272764F"/>
    <w:rsid w:val="52754C9F"/>
    <w:rsid w:val="527A5020"/>
    <w:rsid w:val="527C6F08"/>
    <w:rsid w:val="527E5961"/>
    <w:rsid w:val="52816DE2"/>
    <w:rsid w:val="528775F5"/>
    <w:rsid w:val="529002B4"/>
    <w:rsid w:val="52940124"/>
    <w:rsid w:val="5294541B"/>
    <w:rsid w:val="5295257D"/>
    <w:rsid w:val="5296337E"/>
    <w:rsid w:val="52985215"/>
    <w:rsid w:val="529A4A09"/>
    <w:rsid w:val="52A7102C"/>
    <w:rsid w:val="52A96FE9"/>
    <w:rsid w:val="52AB2104"/>
    <w:rsid w:val="52AB4331"/>
    <w:rsid w:val="52AE4496"/>
    <w:rsid w:val="52B04F36"/>
    <w:rsid w:val="52B34E91"/>
    <w:rsid w:val="52B670BF"/>
    <w:rsid w:val="52B7628B"/>
    <w:rsid w:val="52C11C96"/>
    <w:rsid w:val="52C12293"/>
    <w:rsid w:val="52C126EB"/>
    <w:rsid w:val="52C26E1C"/>
    <w:rsid w:val="52C91942"/>
    <w:rsid w:val="52CE0F7A"/>
    <w:rsid w:val="52CE6339"/>
    <w:rsid w:val="52CE6A1E"/>
    <w:rsid w:val="52D10CDC"/>
    <w:rsid w:val="52D71D3A"/>
    <w:rsid w:val="52D87404"/>
    <w:rsid w:val="52DA0525"/>
    <w:rsid w:val="52DC190B"/>
    <w:rsid w:val="52DC5B70"/>
    <w:rsid w:val="52DD2582"/>
    <w:rsid w:val="52DD6CFF"/>
    <w:rsid w:val="52DE6E00"/>
    <w:rsid w:val="52DF1B7B"/>
    <w:rsid w:val="52E10282"/>
    <w:rsid w:val="52E10784"/>
    <w:rsid w:val="52E15604"/>
    <w:rsid w:val="52E17CE1"/>
    <w:rsid w:val="52E511BA"/>
    <w:rsid w:val="52E60A77"/>
    <w:rsid w:val="52EA3E20"/>
    <w:rsid w:val="52EA4B21"/>
    <w:rsid w:val="52EA7EAF"/>
    <w:rsid w:val="52EE609B"/>
    <w:rsid w:val="52EE6B60"/>
    <w:rsid w:val="52F659AA"/>
    <w:rsid w:val="52FA4254"/>
    <w:rsid w:val="52FB22EC"/>
    <w:rsid w:val="52FC73E3"/>
    <w:rsid w:val="530054A7"/>
    <w:rsid w:val="5303663A"/>
    <w:rsid w:val="530476B4"/>
    <w:rsid w:val="5306393C"/>
    <w:rsid w:val="53141081"/>
    <w:rsid w:val="53153F83"/>
    <w:rsid w:val="5320765D"/>
    <w:rsid w:val="5322361E"/>
    <w:rsid w:val="532239F0"/>
    <w:rsid w:val="5325799C"/>
    <w:rsid w:val="53276348"/>
    <w:rsid w:val="532808C2"/>
    <w:rsid w:val="53296A3E"/>
    <w:rsid w:val="53296C51"/>
    <w:rsid w:val="532B0A4C"/>
    <w:rsid w:val="532B2D97"/>
    <w:rsid w:val="532E31C8"/>
    <w:rsid w:val="532E5617"/>
    <w:rsid w:val="53307BD5"/>
    <w:rsid w:val="53313A7A"/>
    <w:rsid w:val="53333731"/>
    <w:rsid w:val="53341CA4"/>
    <w:rsid w:val="5334577F"/>
    <w:rsid w:val="5334770E"/>
    <w:rsid w:val="53391617"/>
    <w:rsid w:val="533929D8"/>
    <w:rsid w:val="533940D8"/>
    <w:rsid w:val="53400FA2"/>
    <w:rsid w:val="53403C74"/>
    <w:rsid w:val="53456597"/>
    <w:rsid w:val="534815F4"/>
    <w:rsid w:val="5349204B"/>
    <w:rsid w:val="534B231F"/>
    <w:rsid w:val="534F2319"/>
    <w:rsid w:val="53533221"/>
    <w:rsid w:val="53541624"/>
    <w:rsid w:val="53595615"/>
    <w:rsid w:val="535A1B4B"/>
    <w:rsid w:val="535A22D2"/>
    <w:rsid w:val="535D4994"/>
    <w:rsid w:val="535D7D49"/>
    <w:rsid w:val="53610B9F"/>
    <w:rsid w:val="53622F8C"/>
    <w:rsid w:val="5362347A"/>
    <w:rsid w:val="5367661E"/>
    <w:rsid w:val="53683CC0"/>
    <w:rsid w:val="536B2EAF"/>
    <w:rsid w:val="536F5A7D"/>
    <w:rsid w:val="537565DC"/>
    <w:rsid w:val="537623F8"/>
    <w:rsid w:val="537A3547"/>
    <w:rsid w:val="537F46C6"/>
    <w:rsid w:val="5380302F"/>
    <w:rsid w:val="538835E2"/>
    <w:rsid w:val="538A7CC5"/>
    <w:rsid w:val="538B0B91"/>
    <w:rsid w:val="539058A9"/>
    <w:rsid w:val="53922C86"/>
    <w:rsid w:val="539433BF"/>
    <w:rsid w:val="53964065"/>
    <w:rsid w:val="539662A9"/>
    <w:rsid w:val="539677B2"/>
    <w:rsid w:val="5397412F"/>
    <w:rsid w:val="53981B69"/>
    <w:rsid w:val="539848C2"/>
    <w:rsid w:val="539C5E38"/>
    <w:rsid w:val="539E197C"/>
    <w:rsid w:val="53A361E1"/>
    <w:rsid w:val="53A54D45"/>
    <w:rsid w:val="53A872A0"/>
    <w:rsid w:val="53AB1253"/>
    <w:rsid w:val="53AE2023"/>
    <w:rsid w:val="53AE7F01"/>
    <w:rsid w:val="53AF4058"/>
    <w:rsid w:val="53AF6E1B"/>
    <w:rsid w:val="53B119EA"/>
    <w:rsid w:val="53B56A0D"/>
    <w:rsid w:val="53BF5B09"/>
    <w:rsid w:val="53C127F5"/>
    <w:rsid w:val="53C366DB"/>
    <w:rsid w:val="53D2588F"/>
    <w:rsid w:val="53D64BE0"/>
    <w:rsid w:val="53D77639"/>
    <w:rsid w:val="53D81E35"/>
    <w:rsid w:val="53D9371F"/>
    <w:rsid w:val="53DA11A0"/>
    <w:rsid w:val="53E463F8"/>
    <w:rsid w:val="53E47A7C"/>
    <w:rsid w:val="53E753BB"/>
    <w:rsid w:val="53E804B6"/>
    <w:rsid w:val="53EC273F"/>
    <w:rsid w:val="53ED2E24"/>
    <w:rsid w:val="53ED4E6A"/>
    <w:rsid w:val="53F03DF1"/>
    <w:rsid w:val="53F10BA8"/>
    <w:rsid w:val="53F942BD"/>
    <w:rsid w:val="53FC4355"/>
    <w:rsid w:val="53FC445C"/>
    <w:rsid w:val="540A2D7F"/>
    <w:rsid w:val="540A38F2"/>
    <w:rsid w:val="540C11BC"/>
    <w:rsid w:val="540D1EA8"/>
    <w:rsid w:val="540E7C9B"/>
    <w:rsid w:val="541042EA"/>
    <w:rsid w:val="54152C37"/>
    <w:rsid w:val="54185F5F"/>
    <w:rsid w:val="54194508"/>
    <w:rsid w:val="541F2FBB"/>
    <w:rsid w:val="5421640D"/>
    <w:rsid w:val="5424549B"/>
    <w:rsid w:val="542970C8"/>
    <w:rsid w:val="542A5FE3"/>
    <w:rsid w:val="54303F4D"/>
    <w:rsid w:val="54320C01"/>
    <w:rsid w:val="54320DFB"/>
    <w:rsid w:val="543C01E3"/>
    <w:rsid w:val="543E3828"/>
    <w:rsid w:val="54414888"/>
    <w:rsid w:val="54442DCE"/>
    <w:rsid w:val="5445432C"/>
    <w:rsid w:val="54456A76"/>
    <w:rsid w:val="544746D8"/>
    <w:rsid w:val="54492292"/>
    <w:rsid w:val="544C6971"/>
    <w:rsid w:val="544E5078"/>
    <w:rsid w:val="545021B7"/>
    <w:rsid w:val="54525967"/>
    <w:rsid w:val="5457545B"/>
    <w:rsid w:val="54580F62"/>
    <w:rsid w:val="545974F0"/>
    <w:rsid w:val="545D5EF6"/>
    <w:rsid w:val="545F43EE"/>
    <w:rsid w:val="545F71FB"/>
    <w:rsid w:val="5463751B"/>
    <w:rsid w:val="5464315C"/>
    <w:rsid w:val="546722BD"/>
    <w:rsid w:val="54673847"/>
    <w:rsid w:val="54687B0A"/>
    <w:rsid w:val="546C7CE1"/>
    <w:rsid w:val="54722490"/>
    <w:rsid w:val="54723212"/>
    <w:rsid w:val="5472519D"/>
    <w:rsid w:val="547A43C9"/>
    <w:rsid w:val="547A709A"/>
    <w:rsid w:val="547A774C"/>
    <w:rsid w:val="54806CC7"/>
    <w:rsid w:val="54822322"/>
    <w:rsid w:val="548926F6"/>
    <w:rsid w:val="548A0575"/>
    <w:rsid w:val="548C557B"/>
    <w:rsid w:val="54912AC0"/>
    <w:rsid w:val="54932B07"/>
    <w:rsid w:val="549340DE"/>
    <w:rsid w:val="54941192"/>
    <w:rsid w:val="54953DE2"/>
    <w:rsid w:val="54967355"/>
    <w:rsid w:val="54974DD6"/>
    <w:rsid w:val="549A7637"/>
    <w:rsid w:val="549B647B"/>
    <w:rsid w:val="549F5CA5"/>
    <w:rsid w:val="54A35B83"/>
    <w:rsid w:val="54A501EA"/>
    <w:rsid w:val="54A533CD"/>
    <w:rsid w:val="54A577AC"/>
    <w:rsid w:val="54A93732"/>
    <w:rsid w:val="54AA112D"/>
    <w:rsid w:val="54AA7211"/>
    <w:rsid w:val="54AD27F0"/>
    <w:rsid w:val="54B30376"/>
    <w:rsid w:val="54B6568B"/>
    <w:rsid w:val="54B74FEA"/>
    <w:rsid w:val="54BA78E3"/>
    <w:rsid w:val="54BD14B9"/>
    <w:rsid w:val="54BE039B"/>
    <w:rsid w:val="54C02717"/>
    <w:rsid w:val="54C57892"/>
    <w:rsid w:val="54C7036C"/>
    <w:rsid w:val="54C81EEF"/>
    <w:rsid w:val="54C93027"/>
    <w:rsid w:val="54CC3D52"/>
    <w:rsid w:val="54CF479A"/>
    <w:rsid w:val="54D526BD"/>
    <w:rsid w:val="54D71AD7"/>
    <w:rsid w:val="54DE00E7"/>
    <w:rsid w:val="54E277D4"/>
    <w:rsid w:val="54E55F2E"/>
    <w:rsid w:val="54E56C48"/>
    <w:rsid w:val="54E603D9"/>
    <w:rsid w:val="54E64B55"/>
    <w:rsid w:val="54E932C7"/>
    <w:rsid w:val="54E94E7F"/>
    <w:rsid w:val="54E95ADA"/>
    <w:rsid w:val="54EB57EC"/>
    <w:rsid w:val="54EC5BE3"/>
    <w:rsid w:val="54EF4A03"/>
    <w:rsid w:val="54F03829"/>
    <w:rsid w:val="54F25230"/>
    <w:rsid w:val="54F47DDF"/>
    <w:rsid w:val="54F6487E"/>
    <w:rsid w:val="54FA306E"/>
    <w:rsid w:val="54FB3A9B"/>
    <w:rsid w:val="54FE2954"/>
    <w:rsid w:val="54FE3BDF"/>
    <w:rsid w:val="55135554"/>
    <w:rsid w:val="551A4A19"/>
    <w:rsid w:val="551D332D"/>
    <w:rsid w:val="551D7347"/>
    <w:rsid w:val="551F572A"/>
    <w:rsid w:val="55244113"/>
    <w:rsid w:val="5526119A"/>
    <w:rsid w:val="55266308"/>
    <w:rsid w:val="55280E42"/>
    <w:rsid w:val="55292D8F"/>
    <w:rsid w:val="5529306B"/>
    <w:rsid w:val="55294218"/>
    <w:rsid w:val="552A0082"/>
    <w:rsid w:val="552B7024"/>
    <w:rsid w:val="55336317"/>
    <w:rsid w:val="5536134B"/>
    <w:rsid w:val="553C3366"/>
    <w:rsid w:val="554078E1"/>
    <w:rsid w:val="55415B2A"/>
    <w:rsid w:val="5545492F"/>
    <w:rsid w:val="554D7DDD"/>
    <w:rsid w:val="55502141"/>
    <w:rsid w:val="555B1B4F"/>
    <w:rsid w:val="555D1E8E"/>
    <w:rsid w:val="555D5CAA"/>
    <w:rsid w:val="555D6963"/>
    <w:rsid w:val="555E42A2"/>
    <w:rsid w:val="556172CF"/>
    <w:rsid w:val="55626AC2"/>
    <w:rsid w:val="55635D60"/>
    <w:rsid w:val="55664F90"/>
    <w:rsid w:val="556D0CEB"/>
    <w:rsid w:val="556F46BE"/>
    <w:rsid w:val="557748B0"/>
    <w:rsid w:val="557D7697"/>
    <w:rsid w:val="55824366"/>
    <w:rsid w:val="55826B5A"/>
    <w:rsid w:val="55846FDD"/>
    <w:rsid w:val="558A293D"/>
    <w:rsid w:val="558B2ABC"/>
    <w:rsid w:val="558B7EB3"/>
    <w:rsid w:val="558C654C"/>
    <w:rsid w:val="55904876"/>
    <w:rsid w:val="559068B8"/>
    <w:rsid w:val="55922A70"/>
    <w:rsid w:val="55954851"/>
    <w:rsid w:val="55967665"/>
    <w:rsid w:val="5598265E"/>
    <w:rsid w:val="55987C3B"/>
    <w:rsid w:val="55997E7C"/>
    <w:rsid w:val="559A58FE"/>
    <w:rsid w:val="559E32E0"/>
    <w:rsid w:val="559F0306"/>
    <w:rsid w:val="559F3B8F"/>
    <w:rsid w:val="55A027E6"/>
    <w:rsid w:val="55A9722A"/>
    <w:rsid w:val="55AF0DDA"/>
    <w:rsid w:val="55B07E14"/>
    <w:rsid w:val="55B828D2"/>
    <w:rsid w:val="55B90E81"/>
    <w:rsid w:val="55BA107A"/>
    <w:rsid w:val="55BE6581"/>
    <w:rsid w:val="55BF627C"/>
    <w:rsid w:val="55C1516E"/>
    <w:rsid w:val="55C17DEC"/>
    <w:rsid w:val="55C44544"/>
    <w:rsid w:val="55C82F4A"/>
    <w:rsid w:val="55C85A59"/>
    <w:rsid w:val="55CA58DB"/>
    <w:rsid w:val="55CB0CD7"/>
    <w:rsid w:val="55CB4826"/>
    <w:rsid w:val="55CE34BF"/>
    <w:rsid w:val="55CF6416"/>
    <w:rsid w:val="55D512C4"/>
    <w:rsid w:val="55D96206"/>
    <w:rsid w:val="55DD5060"/>
    <w:rsid w:val="55E532A1"/>
    <w:rsid w:val="55E57C11"/>
    <w:rsid w:val="55E9746B"/>
    <w:rsid w:val="55EC212E"/>
    <w:rsid w:val="55EE320D"/>
    <w:rsid w:val="55EE5388"/>
    <w:rsid w:val="55F2573B"/>
    <w:rsid w:val="55F924D4"/>
    <w:rsid w:val="55FA1CC9"/>
    <w:rsid w:val="55FD211F"/>
    <w:rsid w:val="55FD65BA"/>
    <w:rsid w:val="56001A35"/>
    <w:rsid w:val="56001C71"/>
    <w:rsid w:val="56025760"/>
    <w:rsid w:val="560B45F8"/>
    <w:rsid w:val="560C2D25"/>
    <w:rsid w:val="56116391"/>
    <w:rsid w:val="561220C4"/>
    <w:rsid w:val="561306F5"/>
    <w:rsid w:val="56143918"/>
    <w:rsid w:val="56171B9F"/>
    <w:rsid w:val="561B5012"/>
    <w:rsid w:val="561C674F"/>
    <w:rsid w:val="56267E49"/>
    <w:rsid w:val="562E0A57"/>
    <w:rsid w:val="562F2D10"/>
    <w:rsid w:val="56324B78"/>
    <w:rsid w:val="56360B83"/>
    <w:rsid w:val="5638384F"/>
    <w:rsid w:val="5638544C"/>
    <w:rsid w:val="563A0423"/>
    <w:rsid w:val="563A4133"/>
    <w:rsid w:val="563D1BCB"/>
    <w:rsid w:val="563E33F3"/>
    <w:rsid w:val="563E640C"/>
    <w:rsid w:val="5640034E"/>
    <w:rsid w:val="56466B5D"/>
    <w:rsid w:val="564D6A26"/>
    <w:rsid w:val="565140C8"/>
    <w:rsid w:val="56514625"/>
    <w:rsid w:val="56532D0D"/>
    <w:rsid w:val="56534623"/>
    <w:rsid w:val="56546BCC"/>
    <w:rsid w:val="56584D41"/>
    <w:rsid w:val="565F28EC"/>
    <w:rsid w:val="566205FC"/>
    <w:rsid w:val="56687250"/>
    <w:rsid w:val="566B4E31"/>
    <w:rsid w:val="566F0ADF"/>
    <w:rsid w:val="56737533"/>
    <w:rsid w:val="56757754"/>
    <w:rsid w:val="567B5958"/>
    <w:rsid w:val="567C3ED8"/>
    <w:rsid w:val="567C6EEF"/>
    <w:rsid w:val="567E63EE"/>
    <w:rsid w:val="568026F8"/>
    <w:rsid w:val="56815D52"/>
    <w:rsid w:val="5682435D"/>
    <w:rsid w:val="5683367D"/>
    <w:rsid w:val="568B6CCD"/>
    <w:rsid w:val="569737C8"/>
    <w:rsid w:val="56973E7D"/>
    <w:rsid w:val="56991BC2"/>
    <w:rsid w:val="569B0D24"/>
    <w:rsid w:val="569F1FC1"/>
    <w:rsid w:val="56A54724"/>
    <w:rsid w:val="56A66EB1"/>
    <w:rsid w:val="56A95538"/>
    <w:rsid w:val="56AB27CF"/>
    <w:rsid w:val="56AB3748"/>
    <w:rsid w:val="56AD7B3C"/>
    <w:rsid w:val="56AF72B3"/>
    <w:rsid w:val="56AF7A99"/>
    <w:rsid w:val="56B00CC9"/>
    <w:rsid w:val="56B032E5"/>
    <w:rsid w:val="56B34499"/>
    <w:rsid w:val="56BF2C88"/>
    <w:rsid w:val="56BF5482"/>
    <w:rsid w:val="56C053D0"/>
    <w:rsid w:val="56C056E0"/>
    <w:rsid w:val="56C31893"/>
    <w:rsid w:val="56C3271E"/>
    <w:rsid w:val="56C335DA"/>
    <w:rsid w:val="56C56AB7"/>
    <w:rsid w:val="56C608F6"/>
    <w:rsid w:val="56C645BB"/>
    <w:rsid w:val="56C81BC9"/>
    <w:rsid w:val="56C93610"/>
    <w:rsid w:val="56CC62B0"/>
    <w:rsid w:val="56CE555D"/>
    <w:rsid w:val="56D42E76"/>
    <w:rsid w:val="56D51E02"/>
    <w:rsid w:val="56D571AB"/>
    <w:rsid w:val="56D57C8B"/>
    <w:rsid w:val="56D97D5D"/>
    <w:rsid w:val="56DA1B0D"/>
    <w:rsid w:val="56E1578D"/>
    <w:rsid w:val="56E43647"/>
    <w:rsid w:val="56EC7829"/>
    <w:rsid w:val="56ED52AB"/>
    <w:rsid w:val="56EE2D2C"/>
    <w:rsid w:val="56EE58D0"/>
    <w:rsid w:val="56EF4E47"/>
    <w:rsid w:val="56EF5506"/>
    <w:rsid w:val="56F34C36"/>
    <w:rsid w:val="56F4698E"/>
    <w:rsid w:val="56F62548"/>
    <w:rsid w:val="56F65BBA"/>
    <w:rsid w:val="56F92B45"/>
    <w:rsid w:val="56FE4127"/>
    <w:rsid w:val="56FF21AF"/>
    <w:rsid w:val="5701202D"/>
    <w:rsid w:val="570125D6"/>
    <w:rsid w:val="5703068B"/>
    <w:rsid w:val="570535AB"/>
    <w:rsid w:val="57081358"/>
    <w:rsid w:val="570B74A1"/>
    <w:rsid w:val="570D495B"/>
    <w:rsid w:val="570F4246"/>
    <w:rsid w:val="570F625A"/>
    <w:rsid w:val="571424DD"/>
    <w:rsid w:val="571454DB"/>
    <w:rsid w:val="571764AD"/>
    <w:rsid w:val="57194E75"/>
    <w:rsid w:val="571A4591"/>
    <w:rsid w:val="571D387C"/>
    <w:rsid w:val="571E1B65"/>
    <w:rsid w:val="5722210A"/>
    <w:rsid w:val="57244EE3"/>
    <w:rsid w:val="572838CF"/>
    <w:rsid w:val="57287097"/>
    <w:rsid w:val="572C6094"/>
    <w:rsid w:val="572F729D"/>
    <w:rsid w:val="5730754F"/>
    <w:rsid w:val="57320323"/>
    <w:rsid w:val="57321B8B"/>
    <w:rsid w:val="5739399A"/>
    <w:rsid w:val="573D6B8E"/>
    <w:rsid w:val="57406FC7"/>
    <w:rsid w:val="574329BE"/>
    <w:rsid w:val="57465D03"/>
    <w:rsid w:val="574B6CE7"/>
    <w:rsid w:val="574E1A9E"/>
    <w:rsid w:val="574F6249"/>
    <w:rsid w:val="5754478F"/>
    <w:rsid w:val="57556CD5"/>
    <w:rsid w:val="57557A5A"/>
    <w:rsid w:val="575649D1"/>
    <w:rsid w:val="57614CEC"/>
    <w:rsid w:val="57641FBD"/>
    <w:rsid w:val="5764251E"/>
    <w:rsid w:val="57653C70"/>
    <w:rsid w:val="576563C3"/>
    <w:rsid w:val="57657E05"/>
    <w:rsid w:val="5768418B"/>
    <w:rsid w:val="577266C5"/>
    <w:rsid w:val="57750C8E"/>
    <w:rsid w:val="577809D8"/>
    <w:rsid w:val="57797017"/>
    <w:rsid w:val="577A5B77"/>
    <w:rsid w:val="577F2537"/>
    <w:rsid w:val="578135A0"/>
    <w:rsid w:val="57816951"/>
    <w:rsid w:val="57877A28"/>
    <w:rsid w:val="578D2FF5"/>
    <w:rsid w:val="57917FB7"/>
    <w:rsid w:val="5792158B"/>
    <w:rsid w:val="57936987"/>
    <w:rsid w:val="57940762"/>
    <w:rsid w:val="5795214A"/>
    <w:rsid w:val="57955296"/>
    <w:rsid w:val="57996E57"/>
    <w:rsid w:val="579D1B01"/>
    <w:rsid w:val="57A74B4E"/>
    <w:rsid w:val="57A9565E"/>
    <w:rsid w:val="57A9580A"/>
    <w:rsid w:val="57AA377F"/>
    <w:rsid w:val="57AD0DE0"/>
    <w:rsid w:val="57B60A7E"/>
    <w:rsid w:val="57B72BDD"/>
    <w:rsid w:val="57B7439E"/>
    <w:rsid w:val="57B74BDE"/>
    <w:rsid w:val="57B97E77"/>
    <w:rsid w:val="57BA337A"/>
    <w:rsid w:val="57BB1953"/>
    <w:rsid w:val="57BB5352"/>
    <w:rsid w:val="57BD4480"/>
    <w:rsid w:val="57BD6CF1"/>
    <w:rsid w:val="57C31B27"/>
    <w:rsid w:val="57C93090"/>
    <w:rsid w:val="57D10B5D"/>
    <w:rsid w:val="57D41FD9"/>
    <w:rsid w:val="57D537EF"/>
    <w:rsid w:val="57D751C7"/>
    <w:rsid w:val="57DE00B6"/>
    <w:rsid w:val="57E3432C"/>
    <w:rsid w:val="57E52B8E"/>
    <w:rsid w:val="57E96392"/>
    <w:rsid w:val="57FA59DE"/>
    <w:rsid w:val="57FB4645"/>
    <w:rsid w:val="57FC2887"/>
    <w:rsid w:val="580006CC"/>
    <w:rsid w:val="58017371"/>
    <w:rsid w:val="58032874"/>
    <w:rsid w:val="58057913"/>
    <w:rsid w:val="58060635"/>
    <w:rsid w:val="5807127B"/>
    <w:rsid w:val="580D70E7"/>
    <w:rsid w:val="58125FB4"/>
    <w:rsid w:val="58131892"/>
    <w:rsid w:val="581766B8"/>
    <w:rsid w:val="581A249A"/>
    <w:rsid w:val="581B4698"/>
    <w:rsid w:val="581C2B3D"/>
    <w:rsid w:val="581D77EE"/>
    <w:rsid w:val="581E42E4"/>
    <w:rsid w:val="58207378"/>
    <w:rsid w:val="58235328"/>
    <w:rsid w:val="58277E85"/>
    <w:rsid w:val="5831081B"/>
    <w:rsid w:val="58314A2E"/>
    <w:rsid w:val="58333A7F"/>
    <w:rsid w:val="58356E00"/>
    <w:rsid w:val="58373FC8"/>
    <w:rsid w:val="583A4110"/>
    <w:rsid w:val="583B1C52"/>
    <w:rsid w:val="583B3C43"/>
    <w:rsid w:val="583B5F87"/>
    <w:rsid w:val="583B755D"/>
    <w:rsid w:val="58401D13"/>
    <w:rsid w:val="5844482C"/>
    <w:rsid w:val="58481565"/>
    <w:rsid w:val="584C0E5F"/>
    <w:rsid w:val="584E10A6"/>
    <w:rsid w:val="584E3043"/>
    <w:rsid w:val="58527827"/>
    <w:rsid w:val="585329C5"/>
    <w:rsid w:val="58560400"/>
    <w:rsid w:val="585A79E2"/>
    <w:rsid w:val="585C1FB5"/>
    <w:rsid w:val="58605002"/>
    <w:rsid w:val="58625F68"/>
    <w:rsid w:val="5863030F"/>
    <w:rsid w:val="586373F7"/>
    <w:rsid w:val="58647B43"/>
    <w:rsid w:val="586A3AE2"/>
    <w:rsid w:val="587666F5"/>
    <w:rsid w:val="58786108"/>
    <w:rsid w:val="587B4FB4"/>
    <w:rsid w:val="587E2FAA"/>
    <w:rsid w:val="587F2411"/>
    <w:rsid w:val="58813143"/>
    <w:rsid w:val="58815D3A"/>
    <w:rsid w:val="5882251C"/>
    <w:rsid w:val="58834585"/>
    <w:rsid w:val="58855660"/>
    <w:rsid w:val="588B3596"/>
    <w:rsid w:val="588F66BB"/>
    <w:rsid w:val="58941ADC"/>
    <w:rsid w:val="58997DAE"/>
    <w:rsid w:val="589C46AA"/>
    <w:rsid w:val="589D0CC7"/>
    <w:rsid w:val="589E16B5"/>
    <w:rsid w:val="58A00C32"/>
    <w:rsid w:val="58A664AE"/>
    <w:rsid w:val="58A917F2"/>
    <w:rsid w:val="58AA65E1"/>
    <w:rsid w:val="58AE754E"/>
    <w:rsid w:val="58BA7971"/>
    <w:rsid w:val="58BE7DF6"/>
    <w:rsid w:val="58BF6D7C"/>
    <w:rsid w:val="58C50E42"/>
    <w:rsid w:val="58C6461E"/>
    <w:rsid w:val="58C73DA7"/>
    <w:rsid w:val="58CE69A0"/>
    <w:rsid w:val="58CE755F"/>
    <w:rsid w:val="58D04B74"/>
    <w:rsid w:val="58D509F1"/>
    <w:rsid w:val="58D726DD"/>
    <w:rsid w:val="58DA34B8"/>
    <w:rsid w:val="58DC7C0F"/>
    <w:rsid w:val="58DD0927"/>
    <w:rsid w:val="58DD18C4"/>
    <w:rsid w:val="58E27346"/>
    <w:rsid w:val="58E67D79"/>
    <w:rsid w:val="58E90F45"/>
    <w:rsid w:val="58E92AD9"/>
    <w:rsid w:val="58E952B6"/>
    <w:rsid w:val="58EA6DEB"/>
    <w:rsid w:val="58F16C7A"/>
    <w:rsid w:val="58F3217D"/>
    <w:rsid w:val="58F52348"/>
    <w:rsid w:val="58F87DA3"/>
    <w:rsid w:val="58F911DD"/>
    <w:rsid w:val="58FA2270"/>
    <w:rsid w:val="58FA65F8"/>
    <w:rsid w:val="58FC3AF3"/>
    <w:rsid w:val="58FC444D"/>
    <w:rsid w:val="58FC76A9"/>
    <w:rsid w:val="58FE2B87"/>
    <w:rsid w:val="58FF6B53"/>
    <w:rsid w:val="58FF7BE7"/>
    <w:rsid w:val="59016F14"/>
    <w:rsid w:val="59037EFD"/>
    <w:rsid w:val="5907236D"/>
    <w:rsid w:val="59082A45"/>
    <w:rsid w:val="590C41F5"/>
    <w:rsid w:val="5910752F"/>
    <w:rsid w:val="59132A32"/>
    <w:rsid w:val="591465BD"/>
    <w:rsid w:val="591E7620"/>
    <w:rsid w:val="59213094"/>
    <w:rsid w:val="59230C0D"/>
    <w:rsid w:val="59241EF5"/>
    <w:rsid w:val="59243510"/>
    <w:rsid w:val="59260AE4"/>
    <w:rsid w:val="59281352"/>
    <w:rsid w:val="592C585D"/>
    <w:rsid w:val="593118EF"/>
    <w:rsid w:val="593346C0"/>
    <w:rsid w:val="5934129F"/>
    <w:rsid w:val="59346469"/>
    <w:rsid w:val="59395259"/>
    <w:rsid w:val="593A485E"/>
    <w:rsid w:val="593B2571"/>
    <w:rsid w:val="593C6818"/>
    <w:rsid w:val="593F7188"/>
    <w:rsid w:val="59412A53"/>
    <w:rsid w:val="59414CAE"/>
    <w:rsid w:val="59421210"/>
    <w:rsid w:val="59457A88"/>
    <w:rsid w:val="594830FB"/>
    <w:rsid w:val="59483712"/>
    <w:rsid w:val="5949510A"/>
    <w:rsid w:val="594C3095"/>
    <w:rsid w:val="594E7013"/>
    <w:rsid w:val="594F4314"/>
    <w:rsid w:val="59530409"/>
    <w:rsid w:val="5955699E"/>
    <w:rsid w:val="595847D1"/>
    <w:rsid w:val="595B0B05"/>
    <w:rsid w:val="595E11B5"/>
    <w:rsid w:val="595F561F"/>
    <w:rsid w:val="59631C04"/>
    <w:rsid w:val="596608DE"/>
    <w:rsid w:val="596623DD"/>
    <w:rsid w:val="59673110"/>
    <w:rsid w:val="596969FF"/>
    <w:rsid w:val="596A507B"/>
    <w:rsid w:val="596B1D0D"/>
    <w:rsid w:val="597370E3"/>
    <w:rsid w:val="59747253"/>
    <w:rsid w:val="5978175F"/>
    <w:rsid w:val="597A31AB"/>
    <w:rsid w:val="597B7BB1"/>
    <w:rsid w:val="597F6157"/>
    <w:rsid w:val="59893975"/>
    <w:rsid w:val="598B2682"/>
    <w:rsid w:val="598B6B71"/>
    <w:rsid w:val="5990239E"/>
    <w:rsid w:val="59912AFD"/>
    <w:rsid w:val="599173A8"/>
    <w:rsid w:val="59932B89"/>
    <w:rsid w:val="59945D51"/>
    <w:rsid w:val="59956BB9"/>
    <w:rsid w:val="5998290B"/>
    <w:rsid w:val="599B08C0"/>
    <w:rsid w:val="599B1D7B"/>
    <w:rsid w:val="599E0B6F"/>
    <w:rsid w:val="599E14B9"/>
    <w:rsid w:val="599F69F8"/>
    <w:rsid w:val="599F74F1"/>
    <w:rsid w:val="59A21696"/>
    <w:rsid w:val="59A22244"/>
    <w:rsid w:val="59A428DE"/>
    <w:rsid w:val="59A6256A"/>
    <w:rsid w:val="59A81CD9"/>
    <w:rsid w:val="59A92BA5"/>
    <w:rsid w:val="59AA5AAA"/>
    <w:rsid w:val="59AF309A"/>
    <w:rsid w:val="59B32FF2"/>
    <w:rsid w:val="59B42878"/>
    <w:rsid w:val="59B4548C"/>
    <w:rsid w:val="59B620FF"/>
    <w:rsid w:val="59B722F3"/>
    <w:rsid w:val="59B82984"/>
    <w:rsid w:val="59BA388E"/>
    <w:rsid w:val="59BF5BC1"/>
    <w:rsid w:val="59C072BD"/>
    <w:rsid w:val="59C4673A"/>
    <w:rsid w:val="59CC6AE0"/>
    <w:rsid w:val="59CD5043"/>
    <w:rsid w:val="59D120B9"/>
    <w:rsid w:val="59D1325F"/>
    <w:rsid w:val="59D46732"/>
    <w:rsid w:val="59D631F5"/>
    <w:rsid w:val="59D97E08"/>
    <w:rsid w:val="59EA45D3"/>
    <w:rsid w:val="59EC2C40"/>
    <w:rsid w:val="59EE60B2"/>
    <w:rsid w:val="59F16754"/>
    <w:rsid w:val="59F16EC8"/>
    <w:rsid w:val="59F277E1"/>
    <w:rsid w:val="59F93C29"/>
    <w:rsid w:val="59FA24EA"/>
    <w:rsid w:val="59FC0341"/>
    <w:rsid w:val="5A0403AC"/>
    <w:rsid w:val="5A093163"/>
    <w:rsid w:val="5A0A1945"/>
    <w:rsid w:val="5A0D35A8"/>
    <w:rsid w:val="5A137044"/>
    <w:rsid w:val="5A192DF9"/>
    <w:rsid w:val="5A1B7661"/>
    <w:rsid w:val="5A2051E5"/>
    <w:rsid w:val="5A21495B"/>
    <w:rsid w:val="5A236DC6"/>
    <w:rsid w:val="5A246AF0"/>
    <w:rsid w:val="5A2569C6"/>
    <w:rsid w:val="5A281A5A"/>
    <w:rsid w:val="5A2D4B64"/>
    <w:rsid w:val="5A320063"/>
    <w:rsid w:val="5A340D99"/>
    <w:rsid w:val="5A3C05A4"/>
    <w:rsid w:val="5A3C4E02"/>
    <w:rsid w:val="5A4120AB"/>
    <w:rsid w:val="5A416980"/>
    <w:rsid w:val="5A48326C"/>
    <w:rsid w:val="5A48580A"/>
    <w:rsid w:val="5A49197D"/>
    <w:rsid w:val="5A4B22E1"/>
    <w:rsid w:val="5A4F2906"/>
    <w:rsid w:val="5A545A17"/>
    <w:rsid w:val="5A5824F4"/>
    <w:rsid w:val="5A603165"/>
    <w:rsid w:val="5A650D5A"/>
    <w:rsid w:val="5A6A74BC"/>
    <w:rsid w:val="5A6E1669"/>
    <w:rsid w:val="5A7066ED"/>
    <w:rsid w:val="5A725565"/>
    <w:rsid w:val="5A754877"/>
    <w:rsid w:val="5A781F79"/>
    <w:rsid w:val="5A7A3DE1"/>
    <w:rsid w:val="5A7B3790"/>
    <w:rsid w:val="5A7C06B1"/>
    <w:rsid w:val="5A7F04B4"/>
    <w:rsid w:val="5A7F44F1"/>
    <w:rsid w:val="5A8D7550"/>
    <w:rsid w:val="5A931185"/>
    <w:rsid w:val="5A9A6788"/>
    <w:rsid w:val="5A9E7862"/>
    <w:rsid w:val="5AA248CE"/>
    <w:rsid w:val="5AA26F5D"/>
    <w:rsid w:val="5AA31BDB"/>
    <w:rsid w:val="5AA541E0"/>
    <w:rsid w:val="5AA676F1"/>
    <w:rsid w:val="5AA71EF0"/>
    <w:rsid w:val="5AA7755C"/>
    <w:rsid w:val="5AA80573"/>
    <w:rsid w:val="5AA92B13"/>
    <w:rsid w:val="5AAA03DA"/>
    <w:rsid w:val="5AAA216C"/>
    <w:rsid w:val="5AB26894"/>
    <w:rsid w:val="5AB465B6"/>
    <w:rsid w:val="5AB6700D"/>
    <w:rsid w:val="5AB8239B"/>
    <w:rsid w:val="5AB93DF5"/>
    <w:rsid w:val="5AB9688A"/>
    <w:rsid w:val="5ABB47A0"/>
    <w:rsid w:val="5ABD57BA"/>
    <w:rsid w:val="5ABF016F"/>
    <w:rsid w:val="5AC22A75"/>
    <w:rsid w:val="5AC22EB4"/>
    <w:rsid w:val="5AC52078"/>
    <w:rsid w:val="5AC76241"/>
    <w:rsid w:val="5AC94560"/>
    <w:rsid w:val="5ACF1426"/>
    <w:rsid w:val="5AD05E8B"/>
    <w:rsid w:val="5AD75DEB"/>
    <w:rsid w:val="5AE124FF"/>
    <w:rsid w:val="5AE12595"/>
    <w:rsid w:val="5AE43D2C"/>
    <w:rsid w:val="5AE53695"/>
    <w:rsid w:val="5AE725E3"/>
    <w:rsid w:val="5AEA0FF2"/>
    <w:rsid w:val="5AEA4836"/>
    <w:rsid w:val="5AF7267A"/>
    <w:rsid w:val="5AFB3D0E"/>
    <w:rsid w:val="5AFB46B1"/>
    <w:rsid w:val="5AFD0576"/>
    <w:rsid w:val="5AFD313F"/>
    <w:rsid w:val="5AFD599D"/>
    <w:rsid w:val="5B0043C0"/>
    <w:rsid w:val="5B03287A"/>
    <w:rsid w:val="5B081868"/>
    <w:rsid w:val="5B0B0958"/>
    <w:rsid w:val="5B0C2F0D"/>
    <w:rsid w:val="5B0E3512"/>
    <w:rsid w:val="5B0E59F9"/>
    <w:rsid w:val="5B1005C9"/>
    <w:rsid w:val="5B132AA8"/>
    <w:rsid w:val="5B1437DE"/>
    <w:rsid w:val="5B15697F"/>
    <w:rsid w:val="5B16642E"/>
    <w:rsid w:val="5B175E48"/>
    <w:rsid w:val="5B1765FF"/>
    <w:rsid w:val="5B180D49"/>
    <w:rsid w:val="5B196E5C"/>
    <w:rsid w:val="5B1B5005"/>
    <w:rsid w:val="5B1D2732"/>
    <w:rsid w:val="5B2257DC"/>
    <w:rsid w:val="5B2421B6"/>
    <w:rsid w:val="5B251248"/>
    <w:rsid w:val="5B28404D"/>
    <w:rsid w:val="5B2C1947"/>
    <w:rsid w:val="5B311463"/>
    <w:rsid w:val="5B312701"/>
    <w:rsid w:val="5B312F87"/>
    <w:rsid w:val="5B360F3F"/>
    <w:rsid w:val="5B3B6AB1"/>
    <w:rsid w:val="5B3F477D"/>
    <w:rsid w:val="5B3F574F"/>
    <w:rsid w:val="5B4077C3"/>
    <w:rsid w:val="5B4216BC"/>
    <w:rsid w:val="5B422149"/>
    <w:rsid w:val="5B430B0B"/>
    <w:rsid w:val="5B436D4E"/>
    <w:rsid w:val="5B4454D0"/>
    <w:rsid w:val="5B457EB3"/>
    <w:rsid w:val="5B4735B2"/>
    <w:rsid w:val="5B48385C"/>
    <w:rsid w:val="5B4A7528"/>
    <w:rsid w:val="5B4B7C82"/>
    <w:rsid w:val="5B4E31C5"/>
    <w:rsid w:val="5B5034CA"/>
    <w:rsid w:val="5B5154DF"/>
    <w:rsid w:val="5B522B4D"/>
    <w:rsid w:val="5B535254"/>
    <w:rsid w:val="5B540662"/>
    <w:rsid w:val="5B55713E"/>
    <w:rsid w:val="5B5900FF"/>
    <w:rsid w:val="5B592AC7"/>
    <w:rsid w:val="5B5951AE"/>
    <w:rsid w:val="5B5965F2"/>
    <w:rsid w:val="5B5B2841"/>
    <w:rsid w:val="5B5D12FA"/>
    <w:rsid w:val="5B5D3974"/>
    <w:rsid w:val="5B5E29F7"/>
    <w:rsid w:val="5B622ED0"/>
    <w:rsid w:val="5B646A73"/>
    <w:rsid w:val="5B6548E2"/>
    <w:rsid w:val="5B6B2007"/>
    <w:rsid w:val="5B6B67BC"/>
    <w:rsid w:val="5B720832"/>
    <w:rsid w:val="5B802504"/>
    <w:rsid w:val="5B8027AB"/>
    <w:rsid w:val="5B812804"/>
    <w:rsid w:val="5B823BAD"/>
    <w:rsid w:val="5B8411B1"/>
    <w:rsid w:val="5B850BDA"/>
    <w:rsid w:val="5B861661"/>
    <w:rsid w:val="5B8837FD"/>
    <w:rsid w:val="5B884501"/>
    <w:rsid w:val="5B8A5C11"/>
    <w:rsid w:val="5B8B39B7"/>
    <w:rsid w:val="5B90659E"/>
    <w:rsid w:val="5B934934"/>
    <w:rsid w:val="5B942339"/>
    <w:rsid w:val="5B944CCF"/>
    <w:rsid w:val="5B986F58"/>
    <w:rsid w:val="5B9D1E34"/>
    <w:rsid w:val="5B9D1F87"/>
    <w:rsid w:val="5BA2614A"/>
    <w:rsid w:val="5BA9063F"/>
    <w:rsid w:val="5BAC4F46"/>
    <w:rsid w:val="5BAD7DF7"/>
    <w:rsid w:val="5BAE0F76"/>
    <w:rsid w:val="5BAE16E0"/>
    <w:rsid w:val="5BB60EA8"/>
    <w:rsid w:val="5BBE0092"/>
    <w:rsid w:val="5BBE2A74"/>
    <w:rsid w:val="5BBE6E88"/>
    <w:rsid w:val="5BC30205"/>
    <w:rsid w:val="5BC709A1"/>
    <w:rsid w:val="5BCC6073"/>
    <w:rsid w:val="5BD0382F"/>
    <w:rsid w:val="5BD801F3"/>
    <w:rsid w:val="5BD81A4C"/>
    <w:rsid w:val="5BD827D9"/>
    <w:rsid w:val="5BD95507"/>
    <w:rsid w:val="5BDB5AB2"/>
    <w:rsid w:val="5BDC2623"/>
    <w:rsid w:val="5BDC4247"/>
    <w:rsid w:val="5BDD6B1C"/>
    <w:rsid w:val="5BDE47CA"/>
    <w:rsid w:val="5BDF5DCF"/>
    <w:rsid w:val="5BE16BA4"/>
    <w:rsid w:val="5BE35B1F"/>
    <w:rsid w:val="5BE407A1"/>
    <w:rsid w:val="5BE573F4"/>
    <w:rsid w:val="5BE61256"/>
    <w:rsid w:val="5BE9447E"/>
    <w:rsid w:val="5BE95F61"/>
    <w:rsid w:val="5BEC0CBC"/>
    <w:rsid w:val="5BED4941"/>
    <w:rsid w:val="5BF175E7"/>
    <w:rsid w:val="5BF272CB"/>
    <w:rsid w:val="5BF530EC"/>
    <w:rsid w:val="5BF56B4C"/>
    <w:rsid w:val="5BF74119"/>
    <w:rsid w:val="5BF81170"/>
    <w:rsid w:val="5BF9307D"/>
    <w:rsid w:val="5BFF2E5F"/>
    <w:rsid w:val="5C0013FA"/>
    <w:rsid w:val="5C021DAD"/>
    <w:rsid w:val="5C042583"/>
    <w:rsid w:val="5C070C58"/>
    <w:rsid w:val="5C0C5C12"/>
    <w:rsid w:val="5C0D35C2"/>
    <w:rsid w:val="5C0D5892"/>
    <w:rsid w:val="5C0D5E46"/>
    <w:rsid w:val="5C0E1B1F"/>
    <w:rsid w:val="5C0E350E"/>
    <w:rsid w:val="5C1009D4"/>
    <w:rsid w:val="5C112081"/>
    <w:rsid w:val="5C1212CB"/>
    <w:rsid w:val="5C12559D"/>
    <w:rsid w:val="5C151CBB"/>
    <w:rsid w:val="5C172EEE"/>
    <w:rsid w:val="5C1A049E"/>
    <w:rsid w:val="5C1F35AE"/>
    <w:rsid w:val="5C235838"/>
    <w:rsid w:val="5C2B3EB1"/>
    <w:rsid w:val="5C2C3877"/>
    <w:rsid w:val="5C2D6B5B"/>
    <w:rsid w:val="5C3B3722"/>
    <w:rsid w:val="5C3B7C2A"/>
    <w:rsid w:val="5C3F2C9E"/>
    <w:rsid w:val="5C4D7BBE"/>
    <w:rsid w:val="5C4E6892"/>
    <w:rsid w:val="5C4F1B7F"/>
    <w:rsid w:val="5C4F5402"/>
    <w:rsid w:val="5C510905"/>
    <w:rsid w:val="5C537F77"/>
    <w:rsid w:val="5C545DB5"/>
    <w:rsid w:val="5C5A3341"/>
    <w:rsid w:val="5C5B496B"/>
    <w:rsid w:val="5C5B5462"/>
    <w:rsid w:val="5C5B589C"/>
    <w:rsid w:val="5C5F7340"/>
    <w:rsid w:val="5C60286B"/>
    <w:rsid w:val="5C683626"/>
    <w:rsid w:val="5C6D6470"/>
    <w:rsid w:val="5C6F7A8D"/>
    <w:rsid w:val="5C705473"/>
    <w:rsid w:val="5C725490"/>
    <w:rsid w:val="5C7605C5"/>
    <w:rsid w:val="5C7936A7"/>
    <w:rsid w:val="5C7B0E52"/>
    <w:rsid w:val="5C7E6E4B"/>
    <w:rsid w:val="5C8445D7"/>
    <w:rsid w:val="5C8540B8"/>
    <w:rsid w:val="5C8567D6"/>
    <w:rsid w:val="5C8B0FA4"/>
    <w:rsid w:val="5C8E041D"/>
    <w:rsid w:val="5C915E6B"/>
    <w:rsid w:val="5C916A74"/>
    <w:rsid w:val="5C9679C1"/>
    <w:rsid w:val="5C9B696D"/>
    <w:rsid w:val="5C9E000C"/>
    <w:rsid w:val="5CA85A91"/>
    <w:rsid w:val="5CA918B9"/>
    <w:rsid w:val="5CAA2A23"/>
    <w:rsid w:val="5CAA6B9B"/>
    <w:rsid w:val="5CAD799A"/>
    <w:rsid w:val="5CAF06D8"/>
    <w:rsid w:val="5CB07969"/>
    <w:rsid w:val="5CB40AC3"/>
    <w:rsid w:val="5CB44B56"/>
    <w:rsid w:val="5CB507AF"/>
    <w:rsid w:val="5CBA32B7"/>
    <w:rsid w:val="5CBC19F3"/>
    <w:rsid w:val="5CC12886"/>
    <w:rsid w:val="5CC12BD9"/>
    <w:rsid w:val="5CC30330"/>
    <w:rsid w:val="5CC34570"/>
    <w:rsid w:val="5CC4171B"/>
    <w:rsid w:val="5CC4446B"/>
    <w:rsid w:val="5CC61649"/>
    <w:rsid w:val="5CCA2587"/>
    <w:rsid w:val="5CCE025B"/>
    <w:rsid w:val="5CCE3C2B"/>
    <w:rsid w:val="5CD10866"/>
    <w:rsid w:val="5CD737A8"/>
    <w:rsid w:val="5CD85513"/>
    <w:rsid w:val="5CD96EEE"/>
    <w:rsid w:val="5CDF059B"/>
    <w:rsid w:val="5CE70D83"/>
    <w:rsid w:val="5CE8015F"/>
    <w:rsid w:val="5CE854A8"/>
    <w:rsid w:val="5CEB2124"/>
    <w:rsid w:val="5CED04BA"/>
    <w:rsid w:val="5CF209A3"/>
    <w:rsid w:val="5CF42970"/>
    <w:rsid w:val="5CF63611"/>
    <w:rsid w:val="5CF9200B"/>
    <w:rsid w:val="5CF9354F"/>
    <w:rsid w:val="5CFA296A"/>
    <w:rsid w:val="5CFD28C5"/>
    <w:rsid w:val="5CFF09AD"/>
    <w:rsid w:val="5CFF3F21"/>
    <w:rsid w:val="5D003BC8"/>
    <w:rsid w:val="5D016C28"/>
    <w:rsid w:val="5D03780D"/>
    <w:rsid w:val="5D072D00"/>
    <w:rsid w:val="5D08487B"/>
    <w:rsid w:val="5D092277"/>
    <w:rsid w:val="5D0D5AD3"/>
    <w:rsid w:val="5D112796"/>
    <w:rsid w:val="5D1156D3"/>
    <w:rsid w:val="5D1773C9"/>
    <w:rsid w:val="5D1C3851"/>
    <w:rsid w:val="5D204180"/>
    <w:rsid w:val="5D205EA4"/>
    <w:rsid w:val="5D211ED7"/>
    <w:rsid w:val="5D214FC3"/>
    <w:rsid w:val="5D21575A"/>
    <w:rsid w:val="5D2163B9"/>
    <w:rsid w:val="5D234131"/>
    <w:rsid w:val="5D28152F"/>
    <w:rsid w:val="5D2B36AD"/>
    <w:rsid w:val="5D2D28AB"/>
    <w:rsid w:val="5D2E07BE"/>
    <w:rsid w:val="5D2E1955"/>
    <w:rsid w:val="5D3024F2"/>
    <w:rsid w:val="5D31245E"/>
    <w:rsid w:val="5D316300"/>
    <w:rsid w:val="5D343CDB"/>
    <w:rsid w:val="5D3F67D3"/>
    <w:rsid w:val="5D46673B"/>
    <w:rsid w:val="5D47441E"/>
    <w:rsid w:val="5D496469"/>
    <w:rsid w:val="5D497818"/>
    <w:rsid w:val="5D4A262C"/>
    <w:rsid w:val="5D4C079D"/>
    <w:rsid w:val="5D4C09A3"/>
    <w:rsid w:val="5D4D2F06"/>
    <w:rsid w:val="5D515393"/>
    <w:rsid w:val="5D561E73"/>
    <w:rsid w:val="5D5700A3"/>
    <w:rsid w:val="5D57727A"/>
    <w:rsid w:val="5D5B2BBB"/>
    <w:rsid w:val="5D613370"/>
    <w:rsid w:val="5D6252FE"/>
    <w:rsid w:val="5D6522E2"/>
    <w:rsid w:val="5D65577D"/>
    <w:rsid w:val="5D655B67"/>
    <w:rsid w:val="5D6568FB"/>
    <w:rsid w:val="5D661F48"/>
    <w:rsid w:val="5D6B74F6"/>
    <w:rsid w:val="5D6D298D"/>
    <w:rsid w:val="5D6E3537"/>
    <w:rsid w:val="5D6E585A"/>
    <w:rsid w:val="5D704F57"/>
    <w:rsid w:val="5D757D0C"/>
    <w:rsid w:val="5D7734EC"/>
    <w:rsid w:val="5D775150"/>
    <w:rsid w:val="5D781F44"/>
    <w:rsid w:val="5D78700F"/>
    <w:rsid w:val="5D7A3559"/>
    <w:rsid w:val="5D815BBF"/>
    <w:rsid w:val="5D833CEE"/>
    <w:rsid w:val="5D8C4E0A"/>
    <w:rsid w:val="5D8F7B02"/>
    <w:rsid w:val="5D921A3A"/>
    <w:rsid w:val="5D923B8C"/>
    <w:rsid w:val="5D942B2F"/>
    <w:rsid w:val="5D975399"/>
    <w:rsid w:val="5D980DF4"/>
    <w:rsid w:val="5D983E4E"/>
    <w:rsid w:val="5D986262"/>
    <w:rsid w:val="5D9F6638"/>
    <w:rsid w:val="5DA53CBD"/>
    <w:rsid w:val="5DA862C6"/>
    <w:rsid w:val="5DAE05EE"/>
    <w:rsid w:val="5DAF26F5"/>
    <w:rsid w:val="5DB373F9"/>
    <w:rsid w:val="5DB412DF"/>
    <w:rsid w:val="5DC154AE"/>
    <w:rsid w:val="5DC61285"/>
    <w:rsid w:val="5DC64AB5"/>
    <w:rsid w:val="5DC9299A"/>
    <w:rsid w:val="5DCC7761"/>
    <w:rsid w:val="5DD066BF"/>
    <w:rsid w:val="5DD22EFD"/>
    <w:rsid w:val="5DD25D95"/>
    <w:rsid w:val="5DD35E71"/>
    <w:rsid w:val="5DD360E5"/>
    <w:rsid w:val="5DD44A9B"/>
    <w:rsid w:val="5DD52EC2"/>
    <w:rsid w:val="5DD71A06"/>
    <w:rsid w:val="5DE6390B"/>
    <w:rsid w:val="5DE71B9B"/>
    <w:rsid w:val="5DE80D57"/>
    <w:rsid w:val="5DE86421"/>
    <w:rsid w:val="5DEA15AE"/>
    <w:rsid w:val="5DEA58D7"/>
    <w:rsid w:val="5DEB280C"/>
    <w:rsid w:val="5DF1548F"/>
    <w:rsid w:val="5DF172E5"/>
    <w:rsid w:val="5DF25E6B"/>
    <w:rsid w:val="5DF50286"/>
    <w:rsid w:val="5DF56031"/>
    <w:rsid w:val="5DF666F9"/>
    <w:rsid w:val="5DF87DAD"/>
    <w:rsid w:val="5DFC62CD"/>
    <w:rsid w:val="5DFE1C3D"/>
    <w:rsid w:val="5DFF3DEC"/>
    <w:rsid w:val="5E067C21"/>
    <w:rsid w:val="5E09559D"/>
    <w:rsid w:val="5E0C4AEB"/>
    <w:rsid w:val="5E0F1A19"/>
    <w:rsid w:val="5E126FC8"/>
    <w:rsid w:val="5E1461ED"/>
    <w:rsid w:val="5E204E4F"/>
    <w:rsid w:val="5E211400"/>
    <w:rsid w:val="5E2152FD"/>
    <w:rsid w:val="5E256AFA"/>
    <w:rsid w:val="5E2A2125"/>
    <w:rsid w:val="5E2A5245"/>
    <w:rsid w:val="5E2E45F5"/>
    <w:rsid w:val="5E330895"/>
    <w:rsid w:val="5E337A6A"/>
    <w:rsid w:val="5E381ECD"/>
    <w:rsid w:val="5E3A4775"/>
    <w:rsid w:val="5E3B1C98"/>
    <w:rsid w:val="5E4254DB"/>
    <w:rsid w:val="5E4678A7"/>
    <w:rsid w:val="5E477EAE"/>
    <w:rsid w:val="5E4802AF"/>
    <w:rsid w:val="5E486BD6"/>
    <w:rsid w:val="5E492787"/>
    <w:rsid w:val="5E4A5023"/>
    <w:rsid w:val="5E4C795A"/>
    <w:rsid w:val="5E4F1073"/>
    <w:rsid w:val="5E515E4C"/>
    <w:rsid w:val="5E530709"/>
    <w:rsid w:val="5E562029"/>
    <w:rsid w:val="5E5641DD"/>
    <w:rsid w:val="5E5B1B31"/>
    <w:rsid w:val="5E5B34AF"/>
    <w:rsid w:val="5E5E01B2"/>
    <w:rsid w:val="5E5E71A2"/>
    <w:rsid w:val="5E614BD5"/>
    <w:rsid w:val="5E615ED4"/>
    <w:rsid w:val="5E62002E"/>
    <w:rsid w:val="5E65126A"/>
    <w:rsid w:val="5E670805"/>
    <w:rsid w:val="5E69681E"/>
    <w:rsid w:val="5E705C66"/>
    <w:rsid w:val="5E7267F2"/>
    <w:rsid w:val="5E76039C"/>
    <w:rsid w:val="5E772C87"/>
    <w:rsid w:val="5E780A04"/>
    <w:rsid w:val="5E7C4953"/>
    <w:rsid w:val="5E7E1795"/>
    <w:rsid w:val="5E852172"/>
    <w:rsid w:val="5E85546C"/>
    <w:rsid w:val="5E8B2B96"/>
    <w:rsid w:val="5E910E34"/>
    <w:rsid w:val="5E9420BF"/>
    <w:rsid w:val="5E9740E9"/>
    <w:rsid w:val="5E9B6F80"/>
    <w:rsid w:val="5E9E0C8A"/>
    <w:rsid w:val="5E9F472D"/>
    <w:rsid w:val="5E9F6A8D"/>
    <w:rsid w:val="5EA431FE"/>
    <w:rsid w:val="5EA76F1E"/>
    <w:rsid w:val="5EAB15FA"/>
    <w:rsid w:val="5EAC5E1F"/>
    <w:rsid w:val="5EAE752E"/>
    <w:rsid w:val="5EB5510D"/>
    <w:rsid w:val="5EB563D5"/>
    <w:rsid w:val="5EB57A44"/>
    <w:rsid w:val="5EB635F2"/>
    <w:rsid w:val="5EB86AF5"/>
    <w:rsid w:val="5EBB0FA2"/>
    <w:rsid w:val="5EBF6480"/>
    <w:rsid w:val="5EC114CC"/>
    <w:rsid w:val="5EC136FD"/>
    <w:rsid w:val="5ED837A7"/>
    <w:rsid w:val="5ED83A6B"/>
    <w:rsid w:val="5EE31F5F"/>
    <w:rsid w:val="5EE36216"/>
    <w:rsid w:val="5EE8497A"/>
    <w:rsid w:val="5EEA24D3"/>
    <w:rsid w:val="5EED31CF"/>
    <w:rsid w:val="5EEE3322"/>
    <w:rsid w:val="5EF156F0"/>
    <w:rsid w:val="5EF422FC"/>
    <w:rsid w:val="5EF56BCD"/>
    <w:rsid w:val="5EF95A49"/>
    <w:rsid w:val="5EFF0A8D"/>
    <w:rsid w:val="5EFF150E"/>
    <w:rsid w:val="5F021B76"/>
    <w:rsid w:val="5F023387"/>
    <w:rsid w:val="5F03465D"/>
    <w:rsid w:val="5F0367F2"/>
    <w:rsid w:val="5F05522A"/>
    <w:rsid w:val="5F0813EE"/>
    <w:rsid w:val="5F0A25C6"/>
    <w:rsid w:val="5F121D6F"/>
    <w:rsid w:val="5F1631E3"/>
    <w:rsid w:val="5F1C5B9B"/>
    <w:rsid w:val="5F1E209F"/>
    <w:rsid w:val="5F1F2410"/>
    <w:rsid w:val="5F201E7B"/>
    <w:rsid w:val="5F262DDB"/>
    <w:rsid w:val="5F276DA9"/>
    <w:rsid w:val="5F2922AC"/>
    <w:rsid w:val="5F29784F"/>
    <w:rsid w:val="5F2A1005"/>
    <w:rsid w:val="5F2B68C7"/>
    <w:rsid w:val="5F2D379E"/>
    <w:rsid w:val="5F3076FC"/>
    <w:rsid w:val="5F32144E"/>
    <w:rsid w:val="5F3715C2"/>
    <w:rsid w:val="5F386612"/>
    <w:rsid w:val="5F390348"/>
    <w:rsid w:val="5F3B6A5A"/>
    <w:rsid w:val="5F42158C"/>
    <w:rsid w:val="5F46213C"/>
    <w:rsid w:val="5F4750E0"/>
    <w:rsid w:val="5F4874B2"/>
    <w:rsid w:val="5F4A33AE"/>
    <w:rsid w:val="5F4E1DBE"/>
    <w:rsid w:val="5F4E2BDC"/>
    <w:rsid w:val="5F517BED"/>
    <w:rsid w:val="5F5626EE"/>
    <w:rsid w:val="5F5B7104"/>
    <w:rsid w:val="5F6F69C8"/>
    <w:rsid w:val="5F75201C"/>
    <w:rsid w:val="5F7713E3"/>
    <w:rsid w:val="5F7C42B5"/>
    <w:rsid w:val="5F7F0E21"/>
    <w:rsid w:val="5F801D8C"/>
    <w:rsid w:val="5F807EB1"/>
    <w:rsid w:val="5F857143"/>
    <w:rsid w:val="5F8800C7"/>
    <w:rsid w:val="5F896117"/>
    <w:rsid w:val="5F897C64"/>
    <w:rsid w:val="5F8C30B2"/>
    <w:rsid w:val="5F8C7557"/>
    <w:rsid w:val="5F957C74"/>
    <w:rsid w:val="5F9A4C4E"/>
    <w:rsid w:val="5F9A5EE2"/>
    <w:rsid w:val="5F9B3B4B"/>
    <w:rsid w:val="5F9C700A"/>
    <w:rsid w:val="5F9D47EA"/>
    <w:rsid w:val="5FA3583A"/>
    <w:rsid w:val="5FA9244C"/>
    <w:rsid w:val="5FAD0819"/>
    <w:rsid w:val="5FAD47CB"/>
    <w:rsid w:val="5FAD5429"/>
    <w:rsid w:val="5FAE737E"/>
    <w:rsid w:val="5FB40A0C"/>
    <w:rsid w:val="5FB40BFB"/>
    <w:rsid w:val="5FB721A3"/>
    <w:rsid w:val="5FB92148"/>
    <w:rsid w:val="5FBC5146"/>
    <w:rsid w:val="5FBD3BB0"/>
    <w:rsid w:val="5FBF2BEC"/>
    <w:rsid w:val="5FC51AC5"/>
    <w:rsid w:val="5FC948E0"/>
    <w:rsid w:val="5FD52EDD"/>
    <w:rsid w:val="5FD76540"/>
    <w:rsid w:val="5FDA1C93"/>
    <w:rsid w:val="5FDD3055"/>
    <w:rsid w:val="5FDE6397"/>
    <w:rsid w:val="5FDF0416"/>
    <w:rsid w:val="5FDF4931"/>
    <w:rsid w:val="5FE743AF"/>
    <w:rsid w:val="5FE7723D"/>
    <w:rsid w:val="5FE923E7"/>
    <w:rsid w:val="5FE96E67"/>
    <w:rsid w:val="5FEA4CFF"/>
    <w:rsid w:val="5FEB0C48"/>
    <w:rsid w:val="5FEB62C9"/>
    <w:rsid w:val="5FEC5946"/>
    <w:rsid w:val="5FEC77D9"/>
    <w:rsid w:val="5FF02075"/>
    <w:rsid w:val="5FF03C5E"/>
    <w:rsid w:val="5FF76104"/>
    <w:rsid w:val="5FFD5B08"/>
    <w:rsid w:val="600172AC"/>
    <w:rsid w:val="60027BAE"/>
    <w:rsid w:val="600864B9"/>
    <w:rsid w:val="600A1215"/>
    <w:rsid w:val="600B4226"/>
    <w:rsid w:val="600C1D11"/>
    <w:rsid w:val="600C2517"/>
    <w:rsid w:val="6011398B"/>
    <w:rsid w:val="6012222A"/>
    <w:rsid w:val="60135FEC"/>
    <w:rsid w:val="60142E33"/>
    <w:rsid w:val="60152188"/>
    <w:rsid w:val="601C3C88"/>
    <w:rsid w:val="601D282C"/>
    <w:rsid w:val="60200B75"/>
    <w:rsid w:val="602148B3"/>
    <w:rsid w:val="60255A41"/>
    <w:rsid w:val="60272A0E"/>
    <w:rsid w:val="602E7086"/>
    <w:rsid w:val="602F3586"/>
    <w:rsid w:val="602F463E"/>
    <w:rsid w:val="60335FE2"/>
    <w:rsid w:val="60356B99"/>
    <w:rsid w:val="603848FE"/>
    <w:rsid w:val="603A2054"/>
    <w:rsid w:val="603A74CC"/>
    <w:rsid w:val="603B0FE8"/>
    <w:rsid w:val="604575B0"/>
    <w:rsid w:val="604A5C07"/>
    <w:rsid w:val="604B6E16"/>
    <w:rsid w:val="604F208F"/>
    <w:rsid w:val="605170EC"/>
    <w:rsid w:val="60544BD3"/>
    <w:rsid w:val="605645E8"/>
    <w:rsid w:val="60585E34"/>
    <w:rsid w:val="605B2B1E"/>
    <w:rsid w:val="60606DC6"/>
    <w:rsid w:val="606564ED"/>
    <w:rsid w:val="60672FB9"/>
    <w:rsid w:val="60685AE3"/>
    <w:rsid w:val="60697CFD"/>
    <w:rsid w:val="606A04A2"/>
    <w:rsid w:val="606B1E26"/>
    <w:rsid w:val="606E2E2E"/>
    <w:rsid w:val="607328D4"/>
    <w:rsid w:val="6079430E"/>
    <w:rsid w:val="607B30AB"/>
    <w:rsid w:val="607F0719"/>
    <w:rsid w:val="60842EB0"/>
    <w:rsid w:val="60895F0A"/>
    <w:rsid w:val="608A69F1"/>
    <w:rsid w:val="608C1356"/>
    <w:rsid w:val="608C6719"/>
    <w:rsid w:val="608E51C0"/>
    <w:rsid w:val="60905E7A"/>
    <w:rsid w:val="60916DAA"/>
    <w:rsid w:val="60932AD2"/>
    <w:rsid w:val="60A36AD8"/>
    <w:rsid w:val="60A41892"/>
    <w:rsid w:val="60A62B89"/>
    <w:rsid w:val="60A67452"/>
    <w:rsid w:val="60A778B3"/>
    <w:rsid w:val="60AB2687"/>
    <w:rsid w:val="60AD45C8"/>
    <w:rsid w:val="60AD5CAC"/>
    <w:rsid w:val="60B13F43"/>
    <w:rsid w:val="60B17F15"/>
    <w:rsid w:val="60B23567"/>
    <w:rsid w:val="60B44F68"/>
    <w:rsid w:val="60B46AAD"/>
    <w:rsid w:val="60B61505"/>
    <w:rsid w:val="60BA4A73"/>
    <w:rsid w:val="60BE5EB2"/>
    <w:rsid w:val="60C24F4E"/>
    <w:rsid w:val="60C352C8"/>
    <w:rsid w:val="60C36191"/>
    <w:rsid w:val="60C370AC"/>
    <w:rsid w:val="60C66EDC"/>
    <w:rsid w:val="60C765FD"/>
    <w:rsid w:val="60C9054F"/>
    <w:rsid w:val="60CB7A19"/>
    <w:rsid w:val="60CD40E7"/>
    <w:rsid w:val="60CE3C62"/>
    <w:rsid w:val="60CF386D"/>
    <w:rsid w:val="60D04DCB"/>
    <w:rsid w:val="60DB4245"/>
    <w:rsid w:val="60DC07FE"/>
    <w:rsid w:val="60DC76F4"/>
    <w:rsid w:val="60DD3B2B"/>
    <w:rsid w:val="60DE0679"/>
    <w:rsid w:val="60DE0A49"/>
    <w:rsid w:val="60DF0DA4"/>
    <w:rsid w:val="60E24E81"/>
    <w:rsid w:val="60E27A91"/>
    <w:rsid w:val="60E909A9"/>
    <w:rsid w:val="60EC0F7C"/>
    <w:rsid w:val="60F45ED6"/>
    <w:rsid w:val="60F53E7E"/>
    <w:rsid w:val="60F96CE6"/>
    <w:rsid w:val="60FA6CFF"/>
    <w:rsid w:val="610015D3"/>
    <w:rsid w:val="610408B9"/>
    <w:rsid w:val="61042EF3"/>
    <w:rsid w:val="61051BBD"/>
    <w:rsid w:val="610772DA"/>
    <w:rsid w:val="61096932"/>
    <w:rsid w:val="610F4DB2"/>
    <w:rsid w:val="61101848"/>
    <w:rsid w:val="61125661"/>
    <w:rsid w:val="61132CDC"/>
    <w:rsid w:val="61162110"/>
    <w:rsid w:val="61191304"/>
    <w:rsid w:val="611C1A05"/>
    <w:rsid w:val="611D39E1"/>
    <w:rsid w:val="611D4F84"/>
    <w:rsid w:val="611F5B3F"/>
    <w:rsid w:val="61206B0C"/>
    <w:rsid w:val="6127726D"/>
    <w:rsid w:val="612877D3"/>
    <w:rsid w:val="612B54A5"/>
    <w:rsid w:val="6136238C"/>
    <w:rsid w:val="61376642"/>
    <w:rsid w:val="61397A3C"/>
    <w:rsid w:val="61400CDE"/>
    <w:rsid w:val="61406388"/>
    <w:rsid w:val="61442EE7"/>
    <w:rsid w:val="614B3E16"/>
    <w:rsid w:val="614B5A3A"/>
    <w:rsid w:val="614D563F"/>
    <w:rsid w:val="61537C46"/>
    <w:rsid w:val="615C5D9F"/>
    <w:rsid w:val="615C6485"/>
    <w:rsid w:val="615D4CDD"/>
    <w:rsid w:val="61615B8B"/>
    <w:rsid w:val="616366D4"/>
    <w:rsid w:val="61651BD7"/>
    <w:rsid w:val="616C4DE5"/>
    <w:rsid w:val="61716EF0"/>
    <w:rsid w:val="6173237D"/>
    <w:rsid w:val="6173696E"/>
    <w:rsid w:val="61737BEA"/>
    <w:rsid w:val="617514C0"/>
    <w:rsid w:val="617607B4"/>
    <w:rsid w:val="617637D2"/>
    <w:rsid w:val="61791595"/>
    <w:rsid w:val="617A7D6C"/>
    <w:rsid w:val="617B3D7A"/>
    <w:rsid w:val="61826BDF"/>
    <w:rsid w:val="61885FA8"/>
    <w:rsid w:val="61895020"/>
    <w:rsid w:val="618A154C"/>
    <w:rsid w:val="618B276D"/>
    <w:rsid w:val="618D233C"/>
    <w:rsid w:val="618E5E5A"/>
    <w:rsid w:val="618F3865"/>
    <w:rsid w:val="619135BD"/>
    <w:rsid w:val="619A462F"/>
    <w:rsid w:val="619B42AF"/>
    <w:rsid w:val="619D66DF"/>
    <w:rsid w:val="619E0173"/>
    <w:rsid w:val="61A161B8"/>
    <w:rsid w:val="61A306B9"/>
    <w:rsid w:val="61A5455E"/>
    <w:rsid w:val="61AA30FD"/>
    <w:rsid w:val="61AC4E41"/>
    <w:rsid w:val="61AF2F50"/>
    <w:rsid w:val="61B16453"/>
    <w:rsid w:val="61B72E44"/>
    <w:rsid w:val="61B81489"/>
    <w:rsid w:val="61B86097"/>
    <w:rsid w:val="61BF3DB8"/>
    <w:rsid w:val="61C41854"/>
    <w:rsid w:val="61C52AFE"/>
    <w:rsid w:val="61C53678"/>
    <w:rsid w:val="61C86C80"/>
    <w:rsid w:val="61CE0859"/>
    <w:rsid w:val="61D23CDA"/>
    <w:rsid w:val="61D87997"/>
    <w:rsid w:val="61DD7FED"/>
    <w:rsid w:val="61E05150"/>
    <w:rsid w:val="61E42DF4"/>
    <w:rsid w:val="61E8700C"/>
    <w:rsid w:val="61EA78B2"/>
    <w:rsid w:val="61ED10FA"/>
    <w:rsid w:val="61F0228C"/>
    <w:rsid w:val="61F17755"/>
    <w:rsid w:val="61F247C1"/>
    <w:rsid w:val="61F26E3A"/>
    <w:rsid w:val="61F85D19"/>
    <w:rsid w:val="61FA752C"/>
    <w:rsid w:val="61FE2A7A"/>
    <w:rsid w:val="62004DAE"/>
    <w:rsid w:val="62011343"/>
    <w:rsid w:val="62064839"/>
    <w:rsid w:val="620938C2"/>
    <w:rsid w:val="621177EF"/>
    <w:rsid w:val="62123CC0"/>
    <w:rsid w:val="621931D5"/>
    <w:rsid w:val="622021A5"/>
    <w:rsid w:val="62213C16"/>
    <w:rsid w:val="622539DB"/>
    <w:rsid w:val="62292C19"/>
    <w:rsid w:val="622A6537"/>
    <w:rsid w:val="622D678E"/>
    <w:rsid w:val="623549FF"/>
    <w:rsid w:val="62361BC5"/>
    <w:rsid w:val="62375779"/>
    <w:rsid w:val="623C3567"/>
    <w:rsid w:val="623E7A69"/>
    <w:rsid w:val="623F0164"/>
    <w:rsid w:val="62403B08"/>
    <w:rsid w:val="62444AC8"/>
    <w:rsid w:val="62450194"/>
    <w:rsid w:val="624825C2"/>
    <w:rsid w:val="625843E1"/>
    <w:rsid w:val="625958BC"/>
    <w:rsid w:val="62595967"/>
    <w:rsid w:val="625A1939"/>
    <w:rsid w:val="625F2E21"/>
    <w:rsid w:val="62602B8F"/>
    <w:rsid w:val="626165F7"/>
    <w:rsid w:val="62664272"/>
    <w:rsid w:val="62695C01"/>
    <w:rsid w:val="626A119C"/>
    <w:rsid w:val="626A5365"/>
    <w:rsid w:val="626B2ED4"/>
    <w:rsid w:val="626B3862"/>
    <w:rsid w:val="626D2409"/>
    <w:rsid w:val="626E464C"/>
    <w:rsid w:val="62736B9F"/>
    <w:rsid w:val="627A1BB9"/>
    <w:rsid w:val="62802B9D"/>
    <w:rsid w:val="62891ADF"/>
    <w:rsid w:val="628B27FC"/>
    <w:rsid w:val="628B69A3"/>
    <w:rsid w:val="629167CA"/>
    <w:rsid w:val="62930A9A"/>
    <w:rsid w:val="629752F3"/>
    <w:rsid w:val="629761C2"/>
    <w:rsid w:val="62985CE4"/>
    <w:rsid w:val="62996751"/>
    <w:rsid w:val="629E79BB"/>
    <w:rsid w:val="629F72D6"/>
    <w:rsid w:val="62A34AE2"/>
    <w:rsid w:val="62A53B23"/>
    <w:rsid w:val="62A56805"/>
    <w:rsid w:val="62AA7CF0"/>
    <w:rsid w:val="62AB1EEE"/>
    <w:rsid w:val="62AE2D6F"/>
    <w:rsid w:val="62B02AED"/>
    <w:rsid w:val="62B066A2"/>
    <w:rsid w:val="62B1767B"/>
    <w:rsid w:val="62B21879"/>
    <w:rsid w:val="62B520A1"/>
    <w:rsid w:val="62B84CFD"/>
    <w:rsid w:val="62B91881"/>
    <w:rsid w:val="62BA4707"/>
    <w:rsid w:val="62BD4E77"/>
    <w:rsid w:val="62C06045"/>
    <w:rsid w:val="62C16FAC"/>
    <w:rsid w:val="62C176E9"/>
    <w:rsid w:val="62C26FEB"/>
    <w:rsid w:val="62C31F7F"/>
    <w:rsid w:val="62C44476"/>
    <w:rsid w:val="62C936CB"/>
    <w:rsid w:val="62CA1DD8"/>
    <w:rsid w:val="62CB0919"/>
    <w:rsid w:val="62D1005C"/>
    <w:rsid w:val="62D22741"/>
    <w:rsid w:val="62D27B7C"/>
    <w:rsid w:val="62D90DAB"/>
    <w:rsid w:val="62DA3240"/>
    <w:rsid w:val="62DE52B2"/>
    <w:rsid w:val="62DF309D"/>
    <w:rsid w:val="62DF3642"/>
    <w:rsid w:val="62E05D2E"/>
    <w:rsid w:val="62E52526"/>
    <w:rsid w:val="62E5423A"/>
    <w:rsid w:val="62E56C37"/>
    <w:rsid w:val="62E8698C"/>
    <w:rsid w:val="62EB58F4"/>
    <w:rsid w:val="62F01A4F"/>
    <w:rsid w:val="62F82A73"/>
    <w:rsid w:val="62FA248B"/>
    <w:rsid w:val="62FA2F80"/>
    <w:rsid w:val="62FD7DE8"/>
    <w:rsid w:val="6300717D"/>
    <w:rsid w:val="630156DF"/>
    <w:rsid w:val="63037B71"/>
    <w:rsid w:val="63074C86"/>
    <w:rsid w:val="63091D11"/>
    <w:rsid w:val="630B0D8B"/>
    <w:rsid w:val="63130619"/>
    <w:rsid w:val="63141C61"/>
    <w:rsid w:val="63142770"/>
    <w:rsid w:val="631C3015"/>
    <w:rsid w:val="631F5270"/>
    <w:rsid w:val="63212BDC"/>
    <w:rsid w:val="63235126"/>
    <w:rsid w:val="632442AB"/>
    <w:rsid w:val="6324612D"/>
    <w:rsid w:val="63262F2A"/>
    <w:rsid w:val="632F1199"/>
    <w:rsid w:val="63302147"/>
    <w:rsid w:val="6336138B"/>
    <w:rsid w:val="63382DD7"/>
    <w:rsid w:val="63392156"/>
    <w:rsid w:val="633C2AAD"/>
    <w:rsid w:val="634C0642"/>
    <w:rsid w:val="63542B2A"/>
    <w:rsid w:val="63605435"/>
    <w:rsid w:val="636278D7"/>
    <w:rsid w:val="63651E75"/>
    <w:rsid w:val="63654930"/>
    <w:rsid w:val="63671A0D"/>
    <w:rsid w:val="636D4873"/>
    <w:rsid w:val="636E0014"/>
    <w:rsid w:val="63716F1A"/>
    <w:rsid w:val="63721D18"/>
    <w:rsid w:val="63731937"/>
    <w:rsid w:val="63771CB2"/>
    <w:rsid w:val="6378056A"/>
    <w:rsid w:val="6378206C"/>
    <w:rsid w:val="63797FAF"/>
    <w:rsid w:val="637A3581"/>
    <w:rsid w:val="637C103A"/>
    <w:rsid w:val="637E7698"/>
    <w:rsid w:val="638A790F"/>
    <w:rsid w:val="638B373E"/>
    <w:rsid w:val="638D053A"/>
    <w:rsid w:val="638E5D64"/>
    <w:rsid w:val="63901267"/>
    <w:rsid w:val="639171EE"/>
    <w:rsid w:val="639601F9"/>
    <w:rsid w:val="63970FBB"/>
    <w:rsid w:val="639759BB"/>
    <w:rsid w:val="63997450"/>
    <w:rsid w:val="639A365E"/>
    <w:rsid w:val="639D4CF9"/>
    <w:rsid w:val="639E446A"/>
    <w:rsid w:val="63A25874"/>
    <w:rsid w:val="63A26C03"/>
    <w:rsid w:val="63A4069E"/>
    <w:rsid w:val="63A505DF"/>
    <w:rsid w:val="63A9438F"/>
    <w:rsid w:val="63AC23B4"/>
    <w:rsid w:val="63AC4497"/>
    <w:rsid w:val="63AD0E13"/>
    <w:rsid w:val="63AE4288"/>
    <w:rsid w:val="63B22CBE"/>
    <w:rsid w:val="63B73B36"/>
    <w:rsid w:val="63B74E42"/>
    <w:rsid w:val="63B75468"/>
    <w:rsid w:val="63B80E7F"/>
    <w:rsid w:val="63B845B4"/>
    <w:rsid w:val="63BB5ED4"/>
    <w:rsid w:val="63BC2CE5"/>
    <w:rsid w:val="63C4511B"/>
    <w:rsid w:val="63C6439D"/>
    <w:rsid w:val="63C9455E"/>
    <w:rsid w:val="63C952A6"/>
    <w:rsid w:val="63CC7DF1"/>
    <w:rsid w:val="63CE284C"/>
    <w:rsid w:val="63CE42F2"/>
    <w:rsid w:val="63D37F49"/>
    <w:rsid w:val="63D45797"/>
    <w:rsid w:val="63D80349"/>
    <w:rsid w:val="63DA330B"/>
    <w:rsid w:val="63DF4869"/>
    <w:rsid w:val="63E31E7D"/>
    <w:rsid w:val="63E328B1"/>
    <w:rsid w:val="63E5561B"/>
    <w:rsid w:val="63E83B50"/>
    <w:rsid w:val="63E97C4A"/>
    <w:rsid w:val="63EB2BCE"/>
    <w:rsid w:val="63ED2D70"/>
    <w:rsid w:val="63EE6D52"/>
    <w:rsid w:val="63F02116"/>
    <w:rsid w:val="63F02585"/>
    <w:rsid w:val="63F200EB"/>
    <w:rsid w:val="63F62737"/>
    <w:rsid w:val="63F71355"/>
    <w:rsid w:val="63F71F10"/>
    <w:rsid w:val="63F82D4F"/>
    <w:rsid w:val="63F86642"/>
    <w:rsid w:val="63F9476E"/>
    <w:rsid w:val="63FC0C65"/>
    <w:rsid w:val="63FC6058"/>
    <w:rsid w:val="640042AA"/>
    <w:rsid w:val="64090C82"/>
    <w:rsid w:val="64092B40"/>
    <w:rsid w:val="640A241A"/>
    <w:rsid w:val="640B2DAF"/>
    <w:rsid w:val="641800B7"/>
    <w:rsid w:val="6419326D"/>
    <w:rsid w:val="641C702B"/>
    <w:rsid w:val="641D4987"/>
    <w:rsid w:val="641E1706"/>
    <w:rsid w:val="64210C70"/>
    <w:rsid w:val="64212D54"/>
    <w:rsid w:val="64254DEC"/>
    <w:rsid w:val="642C4FB0"/>
    <w:rsid w:val="643364F2"/>
    <w:rsid w:val="64341ABA"/>
    <w:rsid w:val="64390C64"/>
    <w:rsid w:val="64393C7E"/>
    <w:rsid w:val="64467CD3"/>
    <w:rsid w:val="64503A35"/>
    <w:rsid w:val="64541701"/>
    <w:rsid w:val="64593A59"/>
    <w:rsid w:val="64607EA1"/>
    <w:rsid w:val="6462007C"/>
    <w:rsid w:val="6464671C"/>
    <w:rsid w:val="64694611"/>
    <w:rsid w:val="646A5EC1"/>
    <w:rsid w:val="646B7F02"/>
    <w:rsid w:val="646D1102"/>
    <w:rsid w:val="646E4659"/>
    <w:rsid w:val="646F5887"/>
    <w:rsid w:val="64740C81"/>
    <w:rsid w:val="64760260"/>
    <w:rsid w:val="6476415A"/>
    <w:rsid w:val="64765DF5"/>
    <w:rsid w:val="648065F1"/>
    <w:rsid w:val="64833F66"/>
    <w:rsid w:val="648A6F00"/>
    <w:rsid w:val="64901A9F"/>
    <w:rsid w:val="64964564"/>
    <w:rsid w:val="64982034"/>
    <w:rsid w:val="649877B2"/>
    <w:rsid w:val="649C7A92"/>
    <w:rsid w:val="649E0BB1"/>
    <w:rsid w:val="64A35C95"/>
    <w:rsid w:val="64A801CE"/>
    <w:rsid w:val="64AD61BC"/>
    <w:rsid w:val="64B248E8"/>
    <w:rsid w:val="64BA069F"/>
    <w:rsid w:val="64BA1C4E"/>
    <w:rsid w:val="64BC5151"/>
    <w:rsid w:val="64BD54D6"/>
    <w:rsid w:val="64BF49F9"/>
    <w:rsid w:val="64C1494D"/>
    <w:rsid w:val="64C2455D"/>
    <w:rsid w:val="64C60A26"/>
    <w:rsid w:val="64C91AF8"/>
    <w:rsid w:val="64CB4E74"/>
    <w:rsid w:val="64CB623B"/>
    <w:rsid w:val="64CF29EF"/>
    <w:rsid w:val="64CF2DAD"/>
    <w:rsid w:val="64D11969"/>
    <w:rsid w:val="64D24A85"/>
    <w:rsid w:val="64D34550"/>
    <w:rsid w:val="64D5475B"/>
    <w:rsid w:val="64D811FE"/>
    <w:rsid w:val="64DA7F84"/>
    <w:rsid w:val="64DB5D3F"/>
    <w:rsid w:val="64DC2C29"/>
    <w:rsid w:val="64E12F7E"/>
    <w:rsid w:val="64E17ADD"/>
    <w:rsid w:val="64E3225B"/>
    <w:rsid w:val="64E6582A"/>
    <w:rsid w:val="64E95455"/>
    <w:rsid w:val="64EA0B03"/>
    <w:rsid w:val="64EB2422"/>
    <w:rsid w:val="64EB5CA0"/>
    <w:rsid w:val="64F06830"/>
    <w:rsid w:val="64F40B2E"/>
    <w:rsid w:val="64F63874"/>
    <w:rsid w:val="64F704F2"/>
    <w:rsid w:val="64FB2FA0"/>
    <w:rsid w:val="64FC0583"/>
    <w:rsid w:val="650355F6"/>
    <w:rsid w:val="650363C4"/>
    <w:rsid w:val="650442A0"/>
    <w:rsid w:val="6508437C"/>
    <w:rsid w:val="650F6F00"/>
    <w:rsid w:val="65102F32"/>
    <w:rsid w:val="651365C9"/>
    <w:rsid w:val="65142294"/>
    <w:rsid w:val="65183223"/>
    <w:rsid w:val="651B4C59"/>
    <w:rsid w:val="651D4AA1"/>
    <w:rsid w:val="651F587D"/>
    <w:rsid w:val="652222F4"/>
    <w:rsid w:val="65293587"/>
    <w:rsid w:val="652C59DF"/>
    <w:rsid w:val="652C7793"/>
    <w:rsid w:val="652D418B"/>
    <w:rsid w:val="652D7209"/>
    <w:rsid w:val="652E1915"/>
    <w:rsid w:val="652E1C0D"/>
    <w:rsid w:val="65310946"/>
    <w:rsid w:val="65313E54"/>
    <w:rsid w:val="65365E15"/>
    <w:rsid w:val="653811AB"/>
    <w:rsid w:val="653F1EA7"/>
    <w:rsid w:val="65406223"/>
    <w:rsid w:val="65425696"/>
    <w:rsid w:val="65434E15"/>
    <w:rsid w:val="65440B7B"/>
    <w:rsid w:val="65475F51"/>
    <w:rsid w:val="6548383B"/>
    <w:rsid w:val="654B153D"/>
    <w:rsid w:val="654C5C79"/>
    <w:rsid w:val="65532AA7"/>
    <w:rsid w:val="65544DBB"/>
    <w:rsid w:val="65567555"/>
    <w:rsid w:val="655B7617"/>
    <w:rsid w:val="655C3270"/>
    <w:rsid w:val="655E0BCB"/>
    <w:rsid w:val="655F109C"/>
    <w:rsid w:val="65625F7D"/>
    <w:rsid w:val="65644665"/>
    <w:rsid w:val="65662175"/>
    <w:rsid w:val="656A04B6"/>
    <w:rsid w:val="656A73B5"/>
    <w:rsid w:val="656E627A"/>
    <w:rsid w:val="656F2DF8"/>
    <w:rsid w:val="6575158B"/>
    <w:rsid w:val="657612AC"/>
    <w:rsid w:val="65780858"/>
    <w:rsid w:val="657C52F2"/>
    <w:rsid w:val="657D4E8B"/>
    <w:rsid w:val="657E5E6E"/>
    <w:rsid w:val="658B4525"/>
    <w:rsid w:val="65903942"/>
    <w:rsid w:val="65956720"/>
    <w:rsid w:val="65960E19"/>
    <w:rsid w:val="659C7B99"/>
    <w:rsid w:val="659E3231"/>
    <w:rsid w:val="65AD61E5"/>
    <w:rsid w:val="65AF1F40"/>
    <w:rsid w:val="65B03013"/>
    <w:rsid w:val="65B06CE3"/>
    <w:rsid w:val="65B14764"/>
    <w:rsid w:val="65B31E66"/>
    <w:rsid w:val="65B41E9D"/>
    <w:rsid w:val="65B5215F"/>
    <w:rsid w:val="65B768E3"/>
    <w:rsid w:val="65BB10E1"/>
    <w:rsid w:val="65BC5A99"/>
    <w:rsid w:val="65C123C3"/>
    <w:rsid w:val="65C26CEA"/>
    <w:rsid w:val="65C70C5C"/>
    <w:rsid w:val="65C772E5"/>
    <w:rsid w:val="65CC4803"/>
    <w:rsid w:val="65D20F75"/>
    <w:rsid w:val="65D438ED"/>
    <w:rsid w:val="65D54C8D"/>
    <w:rsid w:val="65D56B67"/>
    <w:rsid w:val="65D66DA2"/>
    <w:rsid w:val="65DB75F1"/>
    <w:rsid w:val="65DF1188"/>
    <w:rsid w:val="65E0765B"/>
    <w:rsid w:val="65E15748"/>
    <w:rsid w:val="65E33697"/>
    <w:rsid w:val="65E542A8"/>
    <w:rsid w:val="65EA6944"/>
    <w:rsid w:val="65EC524F"/>
    <w:rsid w:val="65EC5602"/>
    <w:rsid w:val="65ED63F2"/>
    <w:rsid w:val="65EE67C8"/>
    <w:rsid w:val="65F24734"/>
    <w:rsid w:val="65F436F8"/>
    <w:rsid w:val="65F57373"/>
    <w:rsid w:val="65F94B59"/>
    <w:rsid w:val="65FB31BC"/>
    <w:rsid w:val="65FF435D"/>
    <w:rsid w:val="66001F65"/>
    <w:rsid w:val="66030025"/>
    <w:rsid w:val="66035137"/>
    <w:rsid w:val="66052FAC"/>
    <w:rsid w:val="6606544B"/>
    <w:rsid w:val="66082BF5"/>
    <w:rsid w:val="66090F8E"/>
    <w:rsid w:val="660D37F9"/>
    <w:rsid w:val="66122496"/>
    <w:rsid w:val="66131902"/>
    <w:rsid w:val="66170D0A"/>
    <w:rsid w:val="66172236"/>
    <w:rsid w:val="661961DC"/>
    <w:rsid w:val="661B3636"/>
    <w:rsid w:val="66246CA2"/>
    <w:rsid w:val="662A642A"/>
    <w:rsid w:val="662D1176"/>
    <w:rsid w:val="663319D5"/>
    <w:rsid w:val="66344D3E"/>
    <w:rsid w:val="66355577"/>
    <w:rsid w:val="66380E49"/>
    <w:rsid w:val="663941C8"/>
    <w:rsid w:val="663E0C09"/>
    <w:rsid w:val="663E4C50"/>
    <w:rsid w:val="66434C02"/>
    <w:rsid w:val="6645416B"/>
    <w:rsid w:val="664809B6"/>
    <w:rsid w:val="66482190"/>
    <w:rsid w:val="664C7D6C"/>
    <w:rsid w:val="664D45E3"/>
    <w:rsid w:val="664F1DD0"/>
    <w:rsid w:val="66524BB1"/>
    <w:rsid w:val="66561FB4"/>
    <w:rsid w:val="66564EF2"/>
    <w:rsid w:val="665969DF"/>
    <w:rsid w:val="6660100D"/>
    <w:rsid w:val="6663023D"/>
    <w:rsid w:val="66684444"/>
    <w:rsid w:val="666C6900"/>
    <w:rsid w:val="666D64AE"/>
    <w:rsid w:val="66701463"/>
    <w:rsid w:val="66702FE2"/>
    <w:rsid w:val="66716DA1"/>
    <w:rsid w:val="667322A4"/>
    <w:rsid w:val="66762349"/>
    <w:rsid w:val="667941AD"/>
    <w:rsid w:val="667B76B0"/>
    <w:rsid w:val="667D49B7"/>
    <w:rsid w:val="668001BE"/>
    <w:rsid w:val="66830A2E"/>
    <w:rsid w:val="66862557"/>
    <w:rsid w:val="66876D7B"/>
    <w:rsid w:val="668B7920"/>
    <w:rsid w:val="668B794B"/>
    <w:rsid w:val="66952E46"/>
    <w:rsid w:val="6697332D"/>
    <w:rsid w:val="66995B6D"/>
    <w:rsid w:val="669B7230"/>
    <w:rsid w:val="669D1089"/>
    <w:rsid w:val="669D7455"/>
    <w:rsid w:val="669F0B6A"/>
    <w:rsid w:val="66A32DF3"/>
    <w:rsid w:val="66A9277E"/>
    <w:rsid w:val="66AB2E08"/>
    <w:rsid w:val="66AB7181"/>
    <w:rsid w:val="66AC3703"/>
    <w:rsid w:val="66AE5000"/>
    <w:rsid w:val="66B345F1"/>
    <w:rsid w:val="66B37CCD"/>
    <w:rsid w:val="66B57A72"/>
    <w:rsid w:val="66B6138C"/>
    <w:rsid w:val="66B83C92"/>
    <w:rsid w:val="66BC09BE"/>
    <w:rsid w:val="66BC67DC"/>
    <w:rsid w:val="66BD4027"/>
    <w:rsid w:val="66C579F8"/>
    <w:rsid w:val="66CB2F60"/>
    <w:rsid w:val="66D269B8"/>
    <w:rsid w:val="66D40392"/>
    <w:rsid w:val="66D51186"/>
    <w:rsid w:val="66D749EB"/>
    <w:rsid w:val="66D877A1"/>
    <w:rsid w:val="66DB1D0C"/>
    <w:rsid w:val="66DF2181"/>
    <w:rsid w:val="66E369B3"/>
    <w:rsid w:val="66E36E0F"/>
    <w:rsid w:val="66E37035"/>
    <w:rsid w:val="66E77065"/>
    <w:rsid w:val="66EB236B"/>
    <w:rsid w:val="66EB2D47"/>
    <w:rsid w:val="66F128D5"/>
    <w:rsid w:val="66F228CC"/>
    <w:rsid w:val="66F97897"/>
    <w:rsid w:val="66FA5A00"/>
    <w:rsid w:val="670C0B07"/>
    <w:rsid w:val="670C5ACC"/>
    <w:rsid w:val="670D7BBA"/>
    <w:rsid w:val="670D7F7C"/>
    <w:rsid w:val="670E334D"/>
    <w:rsid w:val="671208AB"/>
    <w:rsid w:val="6712578C"/>
    <w:rsid w:val="671A0990"/>
    <w:rsid w:val="671F20AD"/>
    <w:rsid w:val="671F678D"/>
    <w:rsid w:val="672020AD"/>
    <w:rsid w:val="672471EC"/>
    <w:rsid w:val="672742CC"/>
    <w:rsid w:val="672905F1"/>
    <w:rsid w:val="672917F1"/>
    <w:rsid w:val="672A3FD1"/>
    <w:rsid w:val="672C29F5"/>
    <w:rsid w:val="672C52D8"/>
    <w:rsid w:val="67343FFB"/>
    <w:rsid w:val="67352362"/>
    <w:rsid w:val="67356ADF"/>
    <w:rsid w:val="673D776E"/>
    <w:rsid w:val="67405CEC"/>
    <w:rsid w:val="674109F5"/>
    <w:rsid w:val="674162CB"/>
    <w:rsid w:val="67475AFF"/>
    <w:rsid w:val="67490265"/>
    <w:rsid w:val="674C7A92"/>
    <w:rsid w:val="674E41C6"/>
    <w:rsid w:val="6750098D"/>
    <w:rsid w:val="67505682"/>
    <w:rsid w:val="67562897"/>
    <w:rsid w:val="67570318"/>
    <w:rsid w:val="675763D2"/>
    <w:rsid w:val="675A0292"/>
    <w:rsid w:val="675F65EF"/>
    <w:rsid w:val="676234EB"/>
    <w:rsid w:val="676461AE"/>
    <w:rsid w:val="6764762E"/>
    <w:rsid w:val="676A3053"/>
    <w:rsid w:val="676B1374"/>
    <w:rsid w:val="676C3AD5"/>
    <w:rsid w:val="676D103E"/>
    <w:rsid w:val="677101EA"/>
    <w:rsid w:val="6775521D"/>
    <w:rsid w:val="67760E10"/>
    <w:rsid w:val="6779409B"/>
    <w:rsid w:val="67795758"/>
    <w:rsid w:val="677D2D9C"/>
    <w:rsid w:val="67864EE6"/>
    <w:rsid w:val="67881DD7"/>
    <w:rsid w:val="6790433B"/>
    <w:rsid w:val="67930CD1"/>
    <w:rsid w:val="679434FA"/>
    <w:rsid w:val="67965BDA"/>
    <w:rsid w:val="679A6C8F"/>
    <w:rsid w:val="679B1D06"/>
    <w:rsid w:val="679D5209"/>
    <w:rsid w:val="679F309B"/>
    <w:rsid w:val="679F7107"/>
    <w:rsid w:val="67A0618E"/>
    <w:rsid w:val="67A22638"/>
    <w:rsid w:val="67A331B0"/>
    <w:rsid w:val="67A80FBA"/>
    <w:rsid w:val="67AA0B45"/>
    <w:rsid w:val="67AA4A72"/>
    <w:rsid w:val="67B13943"/>
    <w:rsid w:val="67B32C30"/>
    <w:rsid w:val="67B46F98"/>
    <w:rsid w:val="67B71DDF"/>
    <w:rsid w:val="67B87355"/>
    <w:rsid w:val="67BD7BD4"/>
    <w:rsid w:val="67C14ABA"/>
    <w:rsid w:val="67CA1D48"/>
    <w:rsid w:val="67CA74AA"/>
    <w:rsid w:val="67CB034E"/>
    <w:rsid w:val="67D078F1"/>
    <w:rsid w:val="67D21ABD"/>
    <w:rsid w:val="67D350AF"/>
    <w:rsid w:val="67D36A06"/>
    <w:rsid w:val="67D46260"/>
    <w:rsid w:val="67D615CC"/>
    <w:rsid w:val="67D677D3"/>
    <w:rsid w:val="67D740EB"/>
    <w:rsid w:val="67D75864"/>
    <w:rsid w:val="67DC118C"/>
    <w:rsid w:val="67DC6FFD"/>
    <w:rsid w:val="67DC74A5"/>
    <w:rsid w:val="67DF0376"/>
    <w:rsid w:val="67E01B32"/>
    <w:rsid w:val="67E31201"/>
    <w:rsid w:val="67E54526"/>
    <w:rsid w:val="67E62186"/>
    <w:rsid w:val="67E66449"/>
    <w:rsid w:val="67E729B5"/>
    <w:rsid w:val="67E839CE"/>
    <w:rsid w:val="67EC7CE6"/>
    <w:rsid w:val="67EF1931"/>
    <w:rsid w:val="67F260FC"/>
    <w:rsid w:val="67F37917"/>
    <w:rsid w:val="67F577C6"/>
    <w:rsid w:val="67F85DF9"/>
    <w:rsid w:val="67FB3138"/>
    <w:rsid w:val="67FB68A8"/>
    <w:rsid w:val="67FC1211"/>
    <w:rsid w:val="67FC335C"/>
    <w:rsid w:val="68002D30"/>
    <w:rsid w:val="68006B0C"/>
    <w:rsid w:val="6808712A"/>
    <w:rsid w:val="681649EB"/>
    <w:rsid w:val="68184B53"/>
    <w:rsid w:val="6824040F"/>
    <w:rsid w:val="682446D8"/>
    <w:rsid w:val="682811D5"/>
    <w:rsid w:val="6828190E"/>
    <w:rsid w:val="682C4F9D"/>
    <w:rsid w:val="683154BF"/>
    <w:rsid w:val="68326D82"/>
    <w:rsid w:val="68336A0B"/>
    <w:rsid w:val="68341AB2"/>
    <w:rsid w:val="68352D11"/>
    <w:rsid w:val="6836320A"/>
    <w:rsid w:val="68407407"/>
    <w:rsid w:val="68410697"/>
    <w:rsid w:val="68414470"/>
    <w:rsid w:val="68431713"/>
    <w:rsid w:val="6846570A"/>
    <w:rsid w:val="684C77A5"/>
    <w:rsid w:val="684D6DAD"/>
    <w:rsid w:val="68502004"/>
    <w:rsid w:val="685314B5"/>
    <w:rsid w:val="68537BAB"/>
    <w:rsid w:val="6855023B"/>
    <w:rsid w:val="68581E31"/>
    <w:rsid w:val="6858515E"/>
    <w:rsid w:val="685A51E4"/>
    <w:rsid w:val="685B0A60"/>
    <w:rsid w:val="6865560C"/>
    <w:rsid w:val="68665ABD"/>
    <w:rsid w:val="686B36C2"/>
    <w:rsid w:val="68714CAC"/>
    <w:rsid w:val="687C04D8"/>
    <w:rsid w:val="68810EEF"/>
    <w:rsid w:val="688167F8"/>
    <w:rsid w:val="68822004"/>
    <w:rsid w:val="68822858"/>
    <w:rsid w:val="68832E51"/>
    <w:rsid w:val="68891054"/>
    <w:rsid w:val="68896522"/>
    <w:rsid w:val="688C6E6F"/>
    <w:rsid w:val="688E2B0E"/>
    <w:rsid w:val="688F782A"/>
    <w:rsid w:val="6890193C"/>
    <w:rsid w:val="6897399D"/>
    <w:rsid w:val="689A2350"/>
    <w:rsid w:val="689F7B60"/>
    <w:rsid w:val="68A32539"/>
    <w:rsid w:val="68A846EB"/>
    <w:rsid w:val="68AA15C8"/>
    <w:rsid w:val="68AB7F67"/>
    <w:rsid w:val="68AE1BBA"/>
    <w:rsid w:val="68B73D94"/>
    <w:rsid w:val="68B774AE"/>
    <w:rsid w:val="68B8474F"/>
    <w:rsid w:val="68B90C74"/>
    <w:rsid w:val="68BA31A9"/>
    <w:rsid w:val="68BE43E7"/>
    <w:rsid w:val="68C00A0C"/>
    <w:rsid w:val="68C04948"/>
    <w:rsid w:val="68C218A5"/>
    <w:rsid w:val="68C3266D"/>
    <w:rsid w:val="68CA2935"/>
    <w:rsid w:val="68D051C7"/>
    <w:rsid w:val="68D54113"/>
    <w:rsid w:val="68D57981"/>
    <w:rsid w:val="68DB41D3"/>
    <w:rsid w:val="68DD2918"/>
    <w:rsid w:val="68E20215"/>
    <w:rsid w:val="68E42721"/>
    <w:rsid w:val="68E72403"/>
    <w:rsid w:val="68EB61B0"/>
    <w:rsid w:val="68EE489F"/>
    <w:rsid w:val="68EE7135"/>
    <w:rsid w:val="68F20FBB"/>
    <w:rsid w:val="68F60DA3"/>
    <w:rsid w:val="68F81105"/>
    <w:rsid w:val="68F954C6"/>
    <w:rsid w:val="68FC0C10"/>
    <w:rsid w:val="6901117A"/>
    <w:rsid w:val="690451D8"/>
    <w:rsid w:val="69045BBE"/>
    <w:rsid w:val="69065CF5"/>
    <w:rsid w:val="690A34B8"/>
    <w:rsid w:val="690B0E24"/>
    <w:rsid w:val="690B1C18"/>
    <w:rsid w:val="690F3695"/>
    <w:rsid w:val="690F7FA1"/>
    <w:rsid w:val="691205EE"/>
    <w:rsid w:val="691225A2"/>
    <w:rsid w:val="69136070"/>
    <w:rsid w:val="6917642D"/>
    <w:rsid w:val="69184509"/>
    <w:rsid w:val="69195D75"/>
    <w:rsid w:val="691C0750"/>
    <w:rsid w:val="691C4781"/>
    <w:rsid w:val="69204D33"/>
    <w:rsid w:val="6921668A"/>
    <w:rsid w:val="69232668"/>
    <w:rsid w:val="69270EB3"/>
    <w:rsid w:val="69294202"/>
    <w:rsid w:val="692A2FBC"/>
    <w:rsid w:val="692F4CC3"/>
    <w:rsid w:val="69305620"/>
    <w:rsid w:val="69320357"/>
    <w:rsid w:val="693350A2"/>
    <w:rsid w:val="69351AA8"/>
    <w:rsid w:val="6935775D"/>
    <w:rsid w:val="693871E4"/>
    <w:rsid w:val="693A1167"/>
    <w:rsid w:val="693B6F99"/>
    <w:rsid w:val="693C48AF"/>
    <w:rsid w:val="69403F44"/>
    <w:rsid w:val="69404167"/>
    <w:rsid w:val="69406A7D"/>
    <w:rsid w:val="69406CDC"/>
    <w:rsid w:val="69430DBD"/>
    <w:rsid w:val="694418B7"/>
    <w:rsid w:val="694542C0"/>
    <w:rsid w:val="69456CD5"/>
    <w:rsid w:val="69482CC7"/>
    <w:rsid w:val="694B6544"/>
    <w:rsid w:val="694E29D2"/>
    <w:rsid w:val="694E673D"/>
    <w:rsid w:val="69500D22"/>
    <w:rsid w:val="695113D8"/>
    <w:rsid w:val="69513114"/>
    <w:rsid w:val="69514169"/>
    <w:rsid w:val="695470CC"/>
    <w:rsid w:val="6958385B"/>
    <w:rsid w:val="695958FD"/>
    <w:rsid w:val="695C5AE6"/>
    <w:rsid w:val="695D1435"/>
    <w:rsid w:val="695E51D0"/>
    <w:rsid w:val="695F67B7"/>
    <w:rsid w:val="6960616F"/>
    <w:rsid w:val="6966669A"/>
    <w:rsid w:val="696A18ED"/>
    <w:rsid w:val="696B119B"/>
    <w:rsid w:val="696F2687"/>
    <w:rsid w:val="697355CD"/>
    <w:rsid w:val="69765BCB"/>
    <w:rsid w:val="6976716E"/>
    <w:rsid w:val="6983542A"/>
    <w:rsid w:val="698526F4"/>
    <w:rsid w:val="698734DC"/>
    <w:rsid w:val="6988603F"/>
    <w:rsid w:val="69897805"/>
    <w:rsid w:val="698A3880"/>
    <w:rsid w:val="698C4031"/>
    <w:rsid w:val="69925B5D"/>
    <w:rsid w:val="69933C03"/>
    <w:rsid w:val="699425C6"/>
    <w:rsid w:val="69966649"/>
    <w:rsid w:val="699D06CF"/>
    <w:rsid w:val="69A101E8"/>
    <w:rsid w:val="69A963E6"/>
    <w:rsid w:val="69AA0425"/>
    <w:rsid w:val="69AA5692"/>
    <w:rsid w:val="69AE1396"/>
    <w:rsid w:val="69B00F7F"/>
    <w:rsid w:val="69B40066"/>
    <w:rsid w:val="69B71134"/>
    <w:rsid w:val="69BA1AE2"/>
    <w:rsid w:val="69C0264B"/>
    <w:rsid w:val="69C06E1D"/>
    <w:rsid w:val="69C61B1F"/>
    <w:rsid w:val="69CA6A1A"/>
    <w:rsid w:val="69D645E3"/>
    <w:rsid w:val="69DD7366"/>
    <w:rsid w:val="69E04F7C"/>
    <w:rsid w:val="69E07BDC"/>
    <w:rsid w:val="69EB10D3"/>
    <w:rsid w:val="69EE37F4"/>
    <w:rsid w:val="69F1251A"/>
    <w:rsid w:val="69F31857"/>
    <w:rsid w:val="69F96048"/>
    <w:rsid w:val="69FA560E"/>
    <w:rsid w:val="69FC4BAB"/>
    <w:rsid w:val="6A017A87"/>
    <w:rsid w:val="6A025978"/>
    <w:rsid w:val="6A027DD2"/>
    <w:rsid w:val="6A073541"/>
    <w:rsid w:val="6A0A5AAF"/>
    <w:rsid w:val="6A0D3D09"/>
    <w:rsid w:val="6A0D6AFB"/>
    <w:rsid w:val="6A1B02CB"/>
    <w:rsid w:val="6A1C16BB"/>
    <w:rsid w:val="6A1D274C"/>
    <w:rsid w:val="6A1D3734"/>
    <w:rsid w:val="6A1F5485"/>
    <w:rsid w:val="6A221492"/>
    <w:rsid w:val="6A225857"/>
    <w:rsid w:val="6A253136"/>
    <w:rsid w:val="6A260D99"/>
    <w:rsid w:val="6A2D5314"/>
    <w:rsid w:val="6A302A3B"/>
    <w:rsid w:val="6A3137ED"/>
    <w:rsid w:val="6A336553"/>
    <w:rsid w:val="6A36763F"/>
    <w:rsid w:val="6A376FBD"/>
    <w:rsid w:val="6A420032"/>
    <w:rsid w:val="6A437A66"/>
    <w:rsid w:val="6A472918"/>
    <w:rsid w:val="6A487662"/>
    <w:rsid w:val="6A4D1DF4"/>
    <w:rsid w:val="6A4D7B89"/>
    <w:rsid w:val="6A514FC4"/>
    <w:rsid w:val="6A544485"/>
    <w:rsid w:val="6A643591"/>
    <w:rsid w:val="6A6B462E"/>
    <w:rsid w:val="6A6C3236"/>
    <w:rsid w:val="6A6C46D2"/>
    <w:rsid w:val="6A6F1FFD"/>
    <w:rsid w:val="6A7404F8"/>
    <w:rsid w:val="6A756EBE"/>
    <w:rsid w:val="6A763739"/>
    <w:rsid w:val="6A790E3A"/>
    <w:rsid w:val="6A7A6DA6"/>
    <w:rsid w:val="6A7C5642"/>
    <w:rsid w:val="6A7F391E"/>
    <w:rsid w:val="6A811ACA"/>
    <w:rsid w:val="6A83645F"/>
    <w:rsid w:val="6A89149F"/>
    <w:rsid w:val="6A8E15A3"/>
    <w:rsid w:val="6A8E319A"/>
    <w:rsid w:val="6A9830EA"/>
    <w:rsid w:val="6A9A0776"/>
    <w:rsid w:val="6A9A2A13"/>
    <w:rsid w:val="6A9C1ED3"/>
    <w:rsid w:val="6A9D31E3"/>
    <w:rsid w:val="6A9F0D82"/>
    <w:rsid w:val="6AA06AFB"/>
    <w:rsid w:val="6AA67A68"/>
    <w:rsid w:val="6AA71F4E"/>
    <w:rsid w:val="6AAA01FD"/>
    <w:rsid w:val="6AAD1694"/>
    <w:rsid w:val="6AAD2762"/>
    <w:rsid w:val="6AB4251E"/>
    <w:rsid w:val="6AB71CFC"/>
    <w:rsid w:val="6ABD3732"/>
    <w:rsid w:val="6AC27FFF"/>
    <w:rsid w:val="6AC54B2B"/>
    <w:rsid w:val="6AC57DD4"/>
    <w:rsid w:val="6AC9403A"/>
    <w:rsid w:val="6ACA4ABD"/>
    <w:rsid w:val="6ACF4119"/>
    <w:rsid w:val="6AD050CC"/>
    <w:rsid w:val="6AD0641C"/>
    <w:rsid w:val="6AD16FF8"/>
    <w:rsid w:val="6AD26B55"/>
    <w:rsid w:val="6AD706CD"/>
    <w:rsid w:val="6AD92E83"/>
    <w:rsid w:val="6ADF4062"/>
    <w:rsid w:val="6AE3484F"/>
    <w:rsid w:val="6AE51765"/>
    <w:rsid w:val="6AE57C1D"/>
    <w:rsid w:val="6AE804B2"/>
    <w:rsid w:val="6AE95684"/>
    <w:rsid w:val="6AEA4972"/>
    <w:rsid w:val="6AEA5C76"/>
    <w:rsid w:val="6AEC1179"/>
    <w:rsid w:val="6AEC2DB3"/>
    <w:rsid w:val="6AF057AC"/>
    <w:rsid w:val="6AF413CC"/>
    <w:rsid w:val="6AF656AC"/>
    <w:rsid w:val="6AF72AA7"/>
    <w:rsid w:val="6AF77E0B"/>
    <w:rsid w:val="6AFC7ADB"/>
    <w:rsid w:val="6AFD53E5"/>
    <w:rsid w:val="6B02537B"/>
    <w:rsid w:val="6B0542A1"/>
    <w:rsid w:val="6B075969"/>
    <w:rsid w:val="6B0A61AB"/>
    <w:rsid w:val="6B0D7A86"/>
    <w:rsid w:val="6B103036"/>
    <w:rsid w:val="6B117E7A"/>
    <w:rsid w:val="6B180D44"/>
    <w:rsid w:val="6B1B1D84"/>
    <w:rsid w:val="6B1D1B8B"/>
    <w:rsid w:val="6B1D5469"/>
    <w:rsid w:val="6B212D99"/>
    <w:rsid w:val="6B277FF0"/>
    <w:rsid w:val="6B2C2172"/>
    <w:rsid w:val="6B2C326E"/>
    <w:rsid w:val="6B2C4E3E"/>
    <w:rsid w:val="6B2F6810"/>
    <w:rsid w:val="6B3017B1"/>
    <w:rsid w:val="6B302032"/>
    <w:rsid w:val="6B312BF4"/>
    <w:rsid w:val="6B3218ED"/>
    <w:rsid w:val="6B32505F"/>
    <w:rsid w:val="6B366E68"/>
    <w:rsid w:val="6B371AE8"/>
    <w:rsid w:val="6B382C73"/>
    <w:rsid w:val="6B384628"/>
    <w:rsid w:val="6B3B1C6B"/>
    <w:rsid w:val="6B3B23AD"/>
    <w:rsid w:val="6B3E4562"/>
    <w:rsid w:val="6B400723"/>
    <w:rsid w:val="6B4938C0"/>
    <w:rsid w:val="6B4D037D"/>
    <w:rsid w:val="6B4D7F19"/>
    <w:rsid w:val="6B4E655D"/>
    <w:rsid w:val="6B524CA4"/>
    <w:rsid w:val="6B563D08"/>
    <w:rsid w:val="6B593D2B"/>
    <w:rsid w:val="6B5A2AAD"/>
    <w:rsid w:val="6B5C5516"/>
    <w:rsid w:val="6B602C39"/>
    <w:rsid w:val="6B604E58"/>
    <w:rsid w:val="6B645689"/>
    <w:rsid w:val="6B684886"/>
    <w:rsid w:val="6B6A2C94"/>
    <w:rsid w:val="6B6B5226"/>
    <w:rsid w:val="6B6C07CE"/>
    <w:rsid w:val="6B6C7F55"/>
    <w:rsid w:val="6B7C1A71"/>
    <w:rsid w:val="6B7C37BB"/>
    <w:rsid w:val="6B7D5C20"/>
    <w:rsid w:val="6B7D64E9"/>
    <w:rsid w:val="6B8328A6"/>
    <w:rsid w:val="6B851CDE"/>
    <w:rsid w:val="6B872C8C"/>
    <w:rsid w:val="6B8A6929"/>
    <w:rsid w:val="6B8B66B0"/>
    <w:rsid w:val="6B8E1039"/>
    <w:rsid w:val="6B920DA7"/>
    <w:rsid w:val="6B933BC1"/>
    <w:rsid w:val="6B955A43"/>
    <w:rsid w:val="6B986646"/>
    <w:rsid w:val="6BA30EF6"/>
    <w:rsid w:val="6BA847C0"/>
    <w:rsid w:val="6BA917C0"/>
    <w:rsid w:val="6BB24CCA"/>
    <w:rsid w:val="6BB35D7A"/>
    <w:rsid w:val="6BB675FC"/>
    <w:rsid w:val="6BBD110D"/>
    <w:rsid w:val="6BC11E77"/>
    <w:rsid w:val="6BC13E40"/>
    <w:rsid w:val="6BC87210"/>
    <w:rsid w:val="6BC94DB2"/>
    <w:rsid w:val="6BD15F74"/>
    <w:rsid w:val="6BD25A8E"/>
    <w:rsid w:val="6BD406DA"/>
    <w:rsid w:val="6BD43A72"/>
    <w:rsid w:val="6BD45007"/>
    <w:rsid w:val="6BD46D1C"/>
    <w:rsid w:val="6BD55553"/>
    <w:rsid w:val="6BD82D5E"/>
    <w:rsid w:val="6BDB6F06"/>
    <w:rsid w:val="6BDC7DD8"/>
    <w:rsid w:val="6BE321C0"/>
    <w:rsid w:val="6BE412BB"/>
    <w:rsid w:val="6BE6646E"/>
    <w:rsid w:val="6BE82315"/>
    <w:rsid w:val="6BEE421F"/>
    <w:rsid w:val="6BEF0F25"/>
    <w:rsid w:val="6BF16601"/>
    <w:rsid w:val="6BF306A7"/>
    <w:rsid w:val="6BF56F41"/>
    <w:rsid w:val="6BF60D6B"/>
    <w:rsid w:val="6C046418"/>
    <w:rsid w:val="6C05601A"/>
    <w:rsid w:val="6C0B3F94"/>
    <w:rsid w:val="6C0D4F75"/>
    <w:rsid w:val="6C0F08F5"/>
    <w:rsid w:val="6C1032EE"/>
    <w:rsid w:val="6C136D20"/>
    <w:rsid w:val="6C1655B4"/>
    <w:rsid w:val="6C172679"/>
    <w:rsid w:val="6C213470"/>
    <w:rsid w:val="6C261003"/>
    <w:rsid w:val="6C281228"/>
    <w:rsid w:val="6C2F6A61"/>
    <w:rsid w:val="6C304DBD"/>
    <w:rsid w:val="6C313CFF"/>
    <w:rsid w:val="6C347A32"/>
    <w:rsid w:val="6C3A27A2"/>
    <w:rsid w:val="6C3A57AC"/>
    <w:rsid w:val="6C3A689C"/>
    <w:rsid w:val="6C4003CA"/>
    <w:rsid w:val="6C40691E"/>
    <w:rsid w:val="6C42215C"/>
    <w:rsid w:val="6C482B04"/>
    <w:rsid w:val="6C514BAC"/>
    <w:rsid w:val="6C51727C"/>
    <w:rsid w:val="6C5265BB"/>
    <w:rsid w:val="6C5267A4"/>
    <w:rsid w:val="6C5E0842"/>
    <w:rsid w:val="6C670665"/>
    <w:rsid w:val="6C675D86"/>
    <w:rsid w:val="6C696928"/>
    <w:rsid w:val="6C6B706C"/>
    <w:rsid w:val="6C734478"/>
    <w:rsid w:val="6C771BCC"/>
    <w:rsid w:val="6C793240"/>
    <w:rsid w:val="6C7D1461"/>
    <w:rsid w:val="6C7E2A4E"/>
    <w:rsid w:val="6C7F51D0"/>
    <w:rsid w:val="6C812C00"/>
    <w:rsid w:val="6C813976"/>
    <w:rsid w:val="6C825C28"/>
    <w:rsid w:val="6C826180"/>
    <w:rsid w:val="6C8717B7"/>
    <w:rsid w:val="6C871C76"/>
    <w:rsid w:val="6C8757F7"/>
    <w:rsid w:val="6C8936CB"/>
    <w:rsid w:val="6C8D28A2"/>
    <w:rsid w:val="6C906887"/>
    <w:rsid w:val="6C955BB7"/>
    <w:rsid w:val="6C976BED"/>
    <w:rsid w:val="6CA1677F"/>
    <w:rsid w:val="6CA56780"/>
    <w:rsid w:val="6CAB3E1C"/>
    <w:rsid w:val="6CAB494C"/>
    <w:rsid w:val="6CAF20DF"/>
    <w:rsid w:val="6CB12554"/>
    <w:rsid w:val="6CB31B97"/>
    <w:rsid w:val="6CB473D7"/>
    <w:rsid w:val="6CB51A69"/>
    <w:rsid w:val="6CB551B4"/>
    <w:rsid w:val="6CB730D7"/>
    <w:rsid w:val="6CBA5B9A"/>
    <w:rsid w:val="6CBB3973"/>
    <w:rsid w:val="6CBF2D17"/>
    <w:rsid w:val="6CC402BD"/>
    <w:rsid w:val="6CC974DC"/>
    <w:rsid w:val="6CD22D2B"/>
    <w:rsid w:val="6CD5451D"/>
    <w:rsid w:val="6CDB1A0D"/>
    <w:rsid w:val="6CE36503"/>
    <w:rsid w:val="6CE5593D"/>
    <w:rsid w:val="6CE6125B"/>
    <w:rsid w:val="6CE935E5"/>
    <w:rsid w:val="6CED1949"/>
    <w:rsid w:val="6CEE7645"/>
    <w:rsid w:val="6CFE0CC5"/>
    <w:rsid w:val="6D024EFD"/>
    <w:rsid w:val="6D055DEC"/>
    <w:rsid w:val="6D077CEE"/>
    <w:rsid w:val="6D08585E"/>
    <w:rsid w:val="6D0B3EE2"/>
    <w:rsid w:val="6D0E711C"/>
    <w:rsid w:val="6D0F362F"/>
    <w:rsid w:val="6D111D79"/>
    <w:rsid w:val="6D120AFE"/>
    <w:rsid w:val="6D142C1F"/>
    <w:rsid w:val="6D1513C3"/>
    <w:rsid w:val="6D1652FA"/>
    <w:rsid w:val="6D1A178E"/>
    <w:rsid w:val="6D1D7408"/>
    <w:rsid w:val="6D1F19E0"/>
    <w:rsid w:val="6D1F37A7"/>
    <w:rsid w:val="6D215301"/>
    <w:rsid w:val="6D221430"/>
    <w:rsid w:val="6D225938"/>
    <w:rsid w:val="6D2622D6"/>
    <w:rsid w:val="6D29307D"/>
    <w:rsid w:val="6D2A1E81"/>
    <w:rsid w:val="6D302CE0"/>
    <w:rsid w:val="6D305E85"/>
    <w:rsid w:val="6D31043D"/>
    <w:rsid w:val="6D364009"/>
    <w:rsid w:val="6D364995"/>
    <w:rsid w:val="6D3754BB"/>
    <w:rsid w:val="6D385CEF"/>
    <w:rsid w:val="6D3A44B1"/>
    <w:rsid w:val="6D3E4E45"/>
    <w:rsid w:val="6D446D4F"/>
    <w:rsid w:val="6D456227"/>
    <w:rsid w:val="6D462E39"/>
    <w:rsid w:val="6D4651D9"/>
    <w:rsid w:val="6D4A04D4"/>
    <w:rsid w:val="6D4C5200"/>
    <w:rsid w:val="6D4E0963"/>
    <w:rsid w:val="6D4E3FEF"/>
    <w:rsid w:val="6D516AD9"/>
    <w:rsid w:val="6D547FBE"/>
    <w:rsid w:val="6D552910"/>
    <w:rsid w:val="6D583E26"/>
    <w:rsid w:val="6D5A732B"/>
    <w:rsid w:val="6D5D6216"/>
    <w:rsid w:val="6D5E543F"/>
    <w:rsid w:val="6D655C97"/>
    <w:rsid w:val="6D660707"/>
    <w:rsid w:val="6D6966C9"/>
    <w:rsid w:val="6D6A4A10"/>
    <w:rsid w:val="6D720ACB"/>
    <w:rsid w:val="6D780435"/>
    <w:rsid w:val="6D7875A9"/>
    <w:rsid w:val="6D7A0C98"/>
    <w:rsid w:val="6D7A3039"/>
    <w:rsid w:val="6D822B0B"/>
    <w:rsid w:val="6D82358A"/>
    <w:rsid w:val="6D8277E3"/>
    <w:rsid w:val="6D830034"/>
    <w:rsid w:val="6D84188C"/>
    <w:rsid w:val="6D8C22EB"/>
    <w:rsid w:val="6D962118"/>
    <w:rsid w:val="6D9F4DE1"/>
    <w:rsid w:val="6D9F7468"/>
    <w:rsid w:val="6DA14F3C"/>
    <w:rsid w:val="6DA203ED"/>
    <w:rsid w:val="6DA37B19"/>
    <w:rsid w:val="6DA515C8"/>
    <w:rsid w:val="6DA66DF3"/>
    <w:rsid w:val="6DA96954"/>
    <w:rsid w:val="6DAA5AA5"/>
    <w:rsid w:val="6DAD2EFB"/>
    <w:rsid w:val="6DAE27F4"/>
    <w:rsid w:val="6DAE7CBE"/>
    <w:rsid w:val="6DAF0B26"/>
    <w:rsid w:val="6DB55918"/>
    <w:rsid w:val="6DB854DB"/>
    <w:rsid w:val="6DC05A56"/>
    <w:rsid w:val="6DC640B2"/>
    <w:rsid w:val="6DC85514"/>
    <w:rsid w:val="6DC93CED"/>
    <w:rsid w:val="6DCA366A"/>
    <w:rsid w:val="6DCD1231"/>
    <w:rsid w:val="6DCE1480"/>
    <w:rsid w:val="6DCF7FB8"/>
    <w:rsid w:val="6DD039A6"/>
    <w:rsid w:val="6DD22432"/>
    <w:rsid w:val="6DD34D62"/>
    <w:rsid w:val="6DD5797A"/>
    <w:rsid w:val="6DD60C7A"/>
    <w:rsid w:val="6DD85FEB"/>
    <w:rsid w:val="6DDB28DC"/>
    <w:rsid w:val="6DE00D9A"/>
    <w:rsid w:val="6DEE1653"/>
    <w:rsid w:val="6DEF7B4F"/>
    <w:rsid w:val="6DF254D3"/>
    <w:rsid w:val="6DF2793B"/>
    <w:rsid w:val="6DF374B6"/>
    <w:rsid w:val="6DF374E4"/>
    <w:rsid w:val="6DF664C3"/>
    <w:rsid w:val="6DF74556"/>
    <w:rsid w:val="6DFC0EF2"/>
    <w:rsid w:val="6DFC3B7F"/>
    <w:rsid w:val="6DFC64FD"/>
    <w:rsid w:val="6DFD25E9"/>
    <w:rsid w:val="6DFF3FEB"/>
    <w:rsid w:val="6E000787"/>
    <w:rsid w:val="6E003E5C"/>
    <w:rsid w:val="6E0D1308"/>
    <w:rsid w:val="6E0D23FE"/>
    <w:rsid w:val="6E0F44DC"/>
    <w:rsid w:val="6E1A4050"/>
    <w:rsid w:val="6E1C392B"/>
    <w:rsid w:val="6E237D5A"/>
    <w:rsid w:val="6E281045"/>
    <w:rsid w:val="6E2B14A4"/>
    <w:rsid w:val="6E2D5D2D"/>
    <w:rsid w:val="6E340880"/>
    <w:rsid w:val="6E35624D"/>
    <w:rsid w:val="6E377C6D"/>
    <w:rsid w:val="6E382AB1"/>
    <w:rsid w:val="6E384464"/>
    <w:rsid w:val="6E39405C"/>
    <w:rsid w:val="6E39697B"/>
    <w:rsid w:val="6E3C2B6A"/>
    <w:rsid w:val="6E3C6F4B"/>
    <w:rsid w:val="6E411B46"/>
    <w:rsid w:val="6E467582"/>
    <w:rsid w:val="6E490B25"/>
    <w:rsid w:val="6E495E9F"/>
    <w:rsid w:val="6E4E2003"/>
    <w:rsid w:val="6E4E7D63"/>
    <w:rsid w:val="6E510321"/>
    <w:rsid w:val="6E510CAF"/>
    <w:rsid w:val="6E557E91"/>
    <w:rsid w:val="6E5649F6"/>
    <w:rsid w:val="6E5B289A"/>
    <w:rsid w:val="6E5C2DDF"/>
    <w:rsid w:val="6E5D51D5"/>
    <w:rsid w:val="6E606222"/>
    <w:rsid w:val="6E6103A6"/>
    <w:rsid w:val="6E615BA5"/>
    <w:rsid w:val="6E6862F1"/>
    <w:rsid w:val="6E6B5030"/>
    <w:rsid w:val="6E71680F"/>
    <w:rsid w:val="6E7429FE"/>
    <w:rsid w:val="6E7617DF"/>
    <w:rsid w:val="6E7838C8"/>
    <w:rsid w:val="6E7B2183"/>
    <w:rsid w:val="6E7C6D0E"/>
    <w:rsid w:val="6E8006B8"/>
    <w:rsid w:val="6E8212CF"/>
    <w:rsid w:val="6E827A5B"/>
    <w:rsid w:val="6E8354DD"/>
    <w:rsid w:val="6E846ECE"/>
    <w:rsid w:val="6E8651AC"/>
    <w:rsid w:val="6E8E2061"/>
    <w:rsid w:val="6E9374C7"/>
    <w:rsid w:val="6E954DF0"/>
    <w:rsid w:val="6E9561DD"/>
    <w:rsid w:val="6E956C0A"/>
    <w:rsid w:val="6E961E29"/>
    <w:rsid w:val="6E963B88"/>
    <w:rsid w:val="6E96576A"/>
    <w:rsid w:val="6E9666FC"/>
    <w:rsid w:val="6E98198E"/>
    <w:rsid w:val="6E990B0E"/>
    <w:rsid w:val="6E9B4115"/>
    <w:rsid w:val="6E9C0605"/>
    <w:rsid w:val="6E9D6087"/>
    <w:rsid w:val="6E9F1ECE"/>
    <w:rsid w:val="6EA25BBE"/>
    <w:rsid w:val="6EA43493"/>
    <w:rsid w:val="6EA53F36"/>
    <w:rsid w:val="6EA71476"/>
    <w:rsid w:val="6EA90E7C"/>
    <w:rsid w:val="6EAA0C20"/>
    <w:rsid w:val="6EAD2B16"/>
    <w:rsid w:val="6EAD38BF"/>
    <w:rsid w:val="6EAF3123"/>
    <w:rsid w:val="6EB0274C"/>
    <w:rsid w:val="6EB16DCC"/>
    <w:rsid w:val="6EB4740C"/>
    <w:rsid w:val="6EB77491"/>
    <w:rsid w:val="6EBC0B3A"/>
    <w:rsid w:val="6EBC1CFF"/>
    <w:rsid w:val="6EBC693B"/>
    <w:rsid w:val="6EC1275B"/>
    <w:rsid w:val="6EC17732"/>
    <w:rsid w:val="6EC53BEA"/>
    <w:rsid w:val="6EC60C8D"/>
    <w:rsid w:val="6ED3474B"/>
    <w:rsid w:val="6ED461E0"/>
    <w:rsid w:val="6EDC258E"/>
    <w:rsid w:val="6EE33340"/>
    <w:rsid w:val="6EE33829"/>
    <w:rsid w:val="6EE642B1"/>
    <w:rsid w:val="6EEC0CDF"/>
    <w:rsid w:val="6EEE70D2"/>
    <w:rsid w:val="6EF443B4"/>
    <w:rsid w:val="6EF61706"/>
    <w:rsid w:val="6EF957B6"/>
    <w:rsid w:val="6EFB3EA2"/>
    <w:rsid w:val="6EFC67D6"/>
    <w:rsid w:val="6EFD0F82"/>
    <w:rsid w:val="6F000E44"/>
    <w:rsid w:val="6F00150F"/>
    <w:rsid w:val="6F007E68"/>
    <w:rsid w:val="6F045B8A"/>
    <w:rsid w:val="6F0659FC"/>
    <w:rsid w:val="6F0A21A9"/>
    <w:rsid w:val="6F111D1A"/>
    <w:rsid w:val="6F1264DA"/>
    <w:rsid w:val="6F132555"/>
    <w:rsid w:val="6F14730C"/>
    <w:rsid w:val="6F181253"/>
    <w:rsid w:val="6F1B3AA8"/>
    <w:rsid w:val="6F1C29E9"/>
    <w:rsid w:val="6F211D78"/>
    <w:rsid w:val="6F252AE8"/>
    <w:rsid w:val="6F272397"/>
    <w:rsid w:val="6F294506"/>
    <w:rsid w:val="6F2A75CC"/>
    <w:rsid w:val="6F2F7BEB"/>
    <w:rsid w:val="6F3419DB"/>
    <w:rsid w:val="6F3A720A"/>
    <w:rsid w:val="6F427E5B"/>
    <w:rsid w:val="6F44015F"/>
    <w:rsid w:val="6F456A0A"/>
    <w:rsid w:val="6F483FA1"/>
    <w:rsid w:val="6F4E2BF9"/>
    <w:rsid w:val="6F4F0081"/>
    <w:rsid w:val="6F504E20"/>
    <w:rsid w:val="6F585887"/>
    <w:rsid w:val="6F5A1CBD"/>
    <w:rsid w:val="6F5F5C58"/>
    <w:rsid w:val="6F636395"/>
    <w:rsid w:val="6F6D675F"/>
    <w:rsid w:val="6F76624D"/>
    <w:rsid w:val="6F7A3AF1"/>
    <w:rsid w:val="6F7A6895"/>
    <w:rsid w:val="6F7D36DF"/>
    <w:rsid w:val="6F807C80"/>
    <w:rsid w:val="6F811568"/>
    <w:rsid w:val="6F817D7A"/>
    <w:rsid w:val="6F833BE4"/>
    <w:rsid w:val="6F83507F"/>
    <w:rsid w:val="6F873A86"/>
    <w:rsid w:val="6F89750C"/>
    <w:rsid w:val="6F8A6144"/>
    <w:rsid w:val="6F8B1B33"/>
    <w:rsid w:val="6F91392B"/>
    <w:rsid w:val="6F917D7B"/>
    <w:rsid w:val="6F96629E"/>
    <w:rsid w:val="6F9A1FB1"/>
    <w:rsid w:val="6F9A7E58"/>
    <w:rsid w:val="6F9C19AD"/>
    <w:rsid w:val="6F9F2D87"/>
    <w:rsid w:val="6FA00D13"/>
    <w:rsid w:val="6FA17EB3"/>
    <w:rsid w:val="6FA65F4E"/>
    <w:rsid w:val="6FA6654D"/>
    <w:rsid w:val="6FAB5E5D"/>
    <w:rsid w:val="6FB72056"/>
    <w:rsid w:val="6FB72B85"/>
    <w:rsid w:val="6FBA5FBD"/>
    <w:rsid w:val="6FBB2A51"/>
    <w:rsid w:val="6FBE1CEE"/>
    <w:rsid w:val="6FD3513B"/>
    <w:rsid w:val="6FD37725"/>
    <w:rsid w:val="6FD51606"/>
    <w:rsid w:val="6FDC5C50"/>
    <w:rsid w:val="6FE03477"/>
    <w:rsid w:val="6FE20A8D"/>
    <w:rsid w:val="6FE450B5"/>
    <w:rsid w:val="6FE5387A"/>
    <w:rsid w:val="6FE62BA6"/>
    <w:rsid w:val="6FE66127"/>
    <w:rsid w:val="6FEB4961"/>
    <w:rsid w:val="6FEB702D"/>
    <w:rsid w:val="6FF44989"/>
    <w:rsid w:val="6FF6064B"/>
    <w:rsid w:val="6FFA3DC5"/>
    <w:rsid w:val="7000374F"/>
    <w:rsid w:val="7002706D"/>
    <w:rsid w:val="70074870"/>
    <w:rsid w:val="70097EE2"/>
    <w:rsid w:val="700A0C0B"/>
    <w:rsid w:val="700E4A51"/>
    <w:rsid w:val="70107D9A"/>
    <w:rsid w:val="70136654"/>
    <w:rsid w:val="70152E46"/>
    <w:rsid w:val="701941DB"/>
    <w:rsid w:val="701A2E49"/>
    <w:rsid w:val="70227360"/>
    <w:rsid w:val="70275B8D"/>
    <w:rsid w:val="702C2DDA"/>
    <w:rsid w:val="702C5894"/>
    <w:rsid w:val="702E080B"/>
    <w:rsid w:val="702E401B"/>
    <w:rsid w:val="702E66A0"/>
    <w:rsid w:val="703114E0"/>
    <w:rsid w:val="703A0CD8"/>
    <w:rsid w:val="703D13CA"/>
    <w:rsid w:val="703E518A"/>
    <w:rsid w:val="703F400B"/>
    <w:rsid w:val="7041028D"/>
    <w:rsid w:val="704476BC"/>
    <w:rsid w:val="704658CE"/>
    <w:rsid w:val="704714DD"/>
    <w:rsid w:val="704C35C5"/>
    <w:rsid w:val="70527CD6"/>
    <w:rsid w:val="70535AAB"/>
    <w:rsid w:val="70541EDB"/>
    <w:rsid w:val="70563162"/>
    <w:rsid w:val="705B72E1"/>
    <w:rsid w:val="705D0266"/>
    <w:rsid w:val="706249AE"/>
    <w:rsid w:val="70637020"/>
    <w:rsid w:val="706658F7"/>
    <w:rsid w:val="706E75C1"/>
    <w:rsid w:val="7075209C"/>
    <w:rsid w:val="70877760"/>
    <w:rsid w:val="70880ADC"/>
    <w:rsid w:val="70891124"/>
    <w:rsid w:val="70892F21"/>
    <w:rsid w:val="708A3556"/>
    <w:rsid w:val="708B718D"/>
    <w:rsid w:val="708C3333"/>
    <w:rsid w:val="708F2DB5"/>
    <w:rsid w:val="7090510A"/>
    <w:rsid w:val="70923CBE"/>
    <w:rsid w:val="70930045"/>
    <w:rsid w:val="70947472"/>
    <w:rsid w:val="70953476"/>
    <w:rsid w:val="70953C43"/>
    <w:rsid w:val="70975011"/>
    <w:rsid w:val="709822E2"/>
    <w:rsid w:val="709D4D53"/>
    <w:rsid w:val="70A150A5"/>
    <w:rsid w:val="70A22BA3"/>
    <w:rsid w:val="70A51C9F"/>
    <w:rsid w:val="70A51CDF"/>
    <w:rsid w:val="70A55551"/>
    <w:rsid w:val="70A73548"/>
    <w:rsid w:val="70A805B1"/>
    <w:rsid w:val="70AC46B7"/>
    <w:rsid w:val="70AC5DE7"/>
    <w:rsid w:val="70AE5910"/>
    <w:rsid w:val="70B40C75"/>
    <w:rsid w:val="70B478E5"/>
    <w:rsid w:val="70BC51D0"/>
    <w:rsid w:val="70BD069E"/>
    <w:rsid w:val="70BE0C18"/>
    <w:rsid w:val="70C05FA5"/>
    <w:rsid w:val="70C5056D"/>
    <w:rsid w:val="70CA7B16"/>
    <w:rsid w:val="70CB2029"/>
    <w:rsid w:val="70CC6DE9"/>
    <w:rsid w:val="70CD5F70"/>
    <w:rsid w:val="70D05446"/>
    <w:rsid w:val="70D23AA8"/>
    <w:rsid w:val="70D629E3"/>
    <w:rsid w:val="70D67F4D"/>
    <w:rsid w:val="70D91E3A"/>
    <w:rsid w:val="70D96A35"/>
    <w:rsid w:val="70DC69E3"/>
    <w:rsid w:val="70E33DD8"/>
    <w:rsid w:val="70E852DD"/>
    <w:rsid w:val="70EA21FF"/>
    <w:rsid w:val="70EB03D6"/>
    <w:rsid w:val="70EB49D1"/>
    <w:rsid w:val="70ED20D3"/>
    <w:rsid w:val="70ED37E8"/>
    <w:rsid w:val="70EE357A"/>
    <w:rsid w:val="70F36947"/>
    <w:rsid w:val="70F52946"/>
    <w:rsid w:val="70F95F3E"/>
    <w:rsid w:val="70FA6605"/>
    <w:rsid w:val="70FB3AAF"/>
    <w:rsid w:val="70FB78D2"/>
    <w:rsid w:val="70FC0150"/>
    <w:rsid w:val="710032F2"/>
    <w:rsid w:val="71011583"/>
    <w:rsid w:val="710945D2"/>
    <w:rsid w:val="710E5E8B"/>
    <w:rsid w:val="71153C32"/>
    <w:rsid w:val="711716ED"/>
    <w:rsid w:val="711B4D33"/>
    <w:rsid w:val="711C7889"/>
    <w:rsid w:val="711F45BE"/>
    <w:rsid w:val="7120168E"/>
    <w:rsid w:val="712236DE"/>
    <w:rsid w:val="71230764"/>
    <w:rsid w:val="71253A41"/>
    <w:rsid w:val="7126145F"/>
    <w:rsid w:val="712672CA"/>
    <w:rsid w:val="712B79BA"/>
    <w:rsid w:val="712D045B"/>
    <w:rsid w:val="712E2D60"/>
    <w:rsid w:val="71357610"/>
    <w:rsid w:val="7138527E"/>
    <w:rsid w:val="71386CCF"/>
    <w:rsid w:val="713E4ABD"/>
    <w:rsid w:val="713E6A82"/>
    <w:rsid w:val="714022EB"/>
    <w:rsid w:val="71454874"/>
    <w:rsid w:val="71484F30"/>
    <w:rsid w:val="714D2F9E"/>
    <w:rsid w:val="71501E01"/>
    <w:rsid w:val="71515381"/>
    <w:rsid w:val="71525FA3"/>
    <w:rsid w:val="71551092"/>
    <w:rsid w:val="715722E3"/>
    <w:rsid w:val="71573644"/>
    <w:rsid w:val="715B7327"/>
    <w:rsid w:val="7161351E"/>
    <w:rsid w:val="71634839"/>
    <w:rsid w:val="71650A13"/>
    <w:rsid w:val="71665116"/>
    <w:rsid w:val="7167651A"/>
    <w:rsid w:val="71695B5F"/>
    <w:rsid w:val="716F4C2B"/>
    <w:rsid w:val="716F71A9"/>
    <w:rsid w:val="71710F55"/>
    <w:rsid w:val="71793F85"/>
    <w:rsid w:val="717D316D"/>
    <w:rsid w:val="71855F60"/>
    <w:rsid w:val="71861A95"/>
    <w:rsid w:val="71875FF5"/>
    <w:rsid w:val="718C2ED6"/>
    <w:rsid w:val="718E03AD"/>
    <w:rsid w:val="71945C13"/>
    <w:rsid w:val="71962D60"/>
    <w:rsid w:val="719827AA"/>
    <w:rsid w:val="719C2227"/>
    <w:rsid w:val="719C233D"/>
    <w:rsid w:val="71A20235"/>
    <w:rsid w:val="71A208FD"/>
    <w:rsid w:val="71A23A34"/>
    <w:rsid w:val="71A327A7"/>
    <w:rsid w:val="71A6122B"/>
    <w:rsid w:val="71A70160"/>
    <w:rsid w:val="71A95F3C"/>
    <w:rsid w:val="71AE2785"/>
    <w:rsid w:val="71BA223E"/>
    <w:rsid w:val="71BC4EF0"/>
    <w:rsid w:val="71BF1027"/>
    <w:rsid w:val="71BF109C"/>
    <w:rsid w:val="71C07EAD"/>
    <w:rsid w:val="71CB1AC1"/>
    <w:rsid w:val="71CE3B7D"/>
    <w:rsid w:val="71CF1295"/>
    <w:rsid w:val="71CF638F"/>
    <w:rsid w:val="71D26026"/>
    <w:rsid w:val="71D429B5"/>
    <w:rsid w:val="71D61E45"/>
    <w:rsid w:val="71D84F6D"/>
    <w:rsid w:val="71DA3332"/>
    <w:rsid w:val="71DB340E"/>
    <w:rsid w:val="71DB4985"/>
    <w:rsid w:val="71E1429F"/>
    <w:rsid w:val="71E22AED"/>
    <w:rsid w:val="71E404E5"/>
    <w:rsid w:val="71E412F0"/>
    <w:rsid w:val="71EA3ABC"/>
    <w:rsid w:val="71EA6C8B"/>
    <w:rsid w:val="71EB730A"/>
    <w:rsid w:val="71EC41F4"/>
    <w:rsid w:val="71ED2407"/>
    <w:rsid w:val="71F029AE"/>
    <w:rsid w:val="71F32FB6"/>
    <w:rsid w:val="71F61AF3"/>
    <w:rsid w:val="71F84CD0"/>
    <w:rsid w:val="71F94BF0"/>
    <w:rsid w:val="71FC0D52"/>
    <w:rsid w:val="71FE3527"/>
    <w:rsid w:val="72010916"/>
    <w:rsid w:val="7201168A"/>
    <w:rsid w:val="72034D11"/>
    <w:rsid w:val="72077ECA"/>
    <w:rsid w:val="720A7028"/>
    <w:rsid w:val="720D2183"/>
    <w:rsid w:val="720E5A2E"/>
    <w:rsid w:val="72127EAB"/>
    <w:rsid w:val="721B153B"/>
    <w:rsid w:val="721B5744"/>
    <w:rsid w:val="721D498A"/>
    <w:rsid w:val="722019CA"/>
    <w:rsid w:val="72232142"/>
    <w:rsid w:val="72283A36"/>
    <w:rsid w:val="7229149B"/>
    <w:rsid w:val="722932EB"/>
    <w:rsid w:val="72297B14"/>
    <w:rsid w:val="722C3B2C"/>
    <w:rsid w:val="72322084"/>
    <w:rsid w:val="72332ACC"/>
    <w:rsid w:val="72334DA3"/>
    <w:rsid w:val="72356991"/>
    <w:rsid w:val="723760BD"/>
    <w:rsid w:val="72393D5B"/>
    <w:rsid w:val="723B0253"/>
    <w:rsid w:val="723B4181"/>
    <w:rsid w:val="723D4422"/>
    <w:rsid w:val="723E657D"/>
    <w:rsid w:val="72430486"/>
    <w:rsid w:val="72446147"/>
    <w:rsid w:val="72485775"/>
    <w:rsid w:val="724A3A34"/>
    <w:rsid w:val="724A6CA2"/>
    <w:rsid w:val="724B2010"/>
    <w:rsid w:val="724B556D"/>
    <w:rsid w:val="7250608F"/>
    <w:rsid w:val="725377D6"/>
    <w:rsid w:val="72540717"/>
    <w:rsid w:val="72546AC7"/>
    <w:rsid w:val="725528F2"/>
    <w:rsid w:val="725716A5"/>
    <w:rsid w:val="72580A38"/>
    <w:rsid w:val="725C35AF"/>
    <w:rsid w:val="725E6AB2"/>
    <w:rsid w:val="726043AC"/>
    <w:rsid w:val="72661EA6"/>
    <w:rsid w:val="72681791"/>
    <w:rsid w:val="726A21C1"/>
    <w:rsid w:val="726B0346"/>
    <w:rsid w:val="726C0FCA"/>
    <w:rsid w:val="726C2955"/>
    <w:rsid w:val="726C5A74"/>
    <w:rsid w:val="727156A1"/>
    <w:rsid w:val="7272150F"/>
    <w:rsid w:val="727308B2"/>
    <w:rsid w:val="72744047"/>
    <w:rsid w:val="72762FE4"/>
    <w:rsid w:val="727A00EA"/>
    <w:rsid w:val="72827894"/>
    <w:rsid w:val="72827F6B"/>
    <w:rsid w:val="728359ED"/>
    <w:rsid w:val="72846292"/>
    <w:rsid w:val="72863B7A"/>
    <w:rsid w:val="72865181"/>
    <w:rsid w:val="728E079B"/>
    <w:rsid w:val="728E14FC"/>
    <w:rsid w:val="729106E1"/>
    <w:rsid w:val="7297002E"/>
    <w:rsid w:val="72992FA1"/>
    <w:rsid w:val="72A1047D"/>
    <w:rsid w:val="72A34599"/>
    <w:rsid w:val="72A41F2E"/>
    <w:rsid w:val="72A43366"/>
    <w:rsid w:val="72A53A4A"/>
    <w:rsid w:val="72A612CC"/>
    <w:rsid w:val="72A9407D"/>
    <w:rsid w:val="72AC1DE0"/>
    <w:rsid w:val="72AC1EC9"/>
    <w:rsid w:val="72AD1664"/>
    <w:rsid w:val="72B02E6C"/>
    <w:rsid w:val="72B03DC8"/>
    <w:rsid w:val="72B461BC"/>
    <w:rsid w:val="72BD145E"/>
    <w:rsid w:val="72BF2BD6"/>
    <w:rsid w:val="72C0381D"/>
    <w:rsid w:val="72C174B6"/>
    <w:rsid w:val="72C8755B"/>
    <w:rsid w:val="72CB55A0"/>
    <w:rsid w:val="72CF1BB4"/>
    <w:rsid w:val="72CF24CE"/>
    <w:rsid w:val="72D2113D"/>
    <w:rsid w:val="72E04B7F"/>
    <w:rsid w:val="72E5220E"/>
    <w:rsid w:val="72EA1F91"/>
    <w:rsid w:val="72EB0873"/>
    <w:rsid w:val="72F01D3C"/>
    <w:rsid w:val="72F16FFE"/>
    <w:rsid w:val="72F44A27"/>
    <w:rsid w:val="72F95E14"/>
    <w:rsid w:val="72FE5336"/>
    <w:rsid w:val="73020A75"/>
    <w:rsid w:val="7303110C"/>
    <w:rsid w:val="73043676"/>
    <w:rsid w:val="73050176"/>
    <w:rsid w:val="73054CC1"/>
    <w:rsid w:val="73055CD1"/>
    <w:rsid w:val="730A7B66"/>
    <w:rsid w:val="730B3781"/>
    <w:rsid w:val="730B3906"/>
    <w:rsid w:val="730C6AEB"/>
    <w:rsid w:val="730D2D0D"/>
    <w:rsid w:val="730D3F0A"/>
    <w:rsid w:val="730E55D1"/>
    <w:rsid w:val="730F23A1"/>
    <w:rsid w:val="73100DC3"/>
    <w:rsid w:val="73101CEA"/>
    <w:rsid w:val="73103F79"/>
    <w:rsid w:val="731068D5"/>
    <w:rsid w:val="731625BD"/>
    <w:rsid w:val="73170E39"/>
    <w:rsid w:val="73193962"/>
    <w:rsid w:val="731D6EB2"/>
    <w:rsid w:val="73247481"/>
    <w:rsid w:val="73252807"/>
    <w:rsid w:val="73264380"/>
    <w:rsid w:val="7328617A"/>
    <w:rsid w:val="7329022B"/>
    <w:rsid w:val="732977A3"/>
    <w:rsid w:val="732A0E4D"/>
    <w:rsid w:val="73335557"/>
    <w:rsid w:val="7335765F"/>
    <w:rsid w:val="73362B48"/>
    <w:rsid w:val="733B66E9"/>
    <w:rsid w:val="733F5C5C"/>
    <w:rsid w:val="73457B4D"/>
    <w:rsid w:val="73495331"/>
    <w:rsid w:val="7352418B"/>
    <w:rsid w:val="7354100B"/>
    <w:rsid w:val="735718C3"/>
    <w:rsid w:val="735B7C4E"/>
    <w:rsid w:val="735F1ED8"/>
    <w:rsid w:val="73603060"/>
    <w:rsid w:val="73607959"/>
    <w:rsid w:val="73626D4E"/>
    <w:rsid w:val="736827B5"/>
    <w:rsid w:val="73692C0C"/>
    <w:rsid w:val="73695352"/>
    <w:rsid w:val="736B6583"/>
    <w:rsid w:val="736C7F88"/>
    <w:rsid w:val="736E1627"/>
    <w:rsid w:val="736E48A4"/>
    <w:rsid w:val="73736A5F"/>
    <w:rsid w:val="73756BEA"/>
    <w:rsid w:val="73761AFD"/>
    <w:rsid w:val="73767232"/>
    <w:rsid w:val="73776568"/>
    <w:rsid w:val="73793854"/>
    <w:rsid w:val="737B47C1"/>
    <w:rsid w:val="737C3697"/>
    <w:rsid w:val="73807BCE"/>
    <w:rsid w:val="73830E13"/>
    <w:rsid w:val="738636DD"/>
    <w:rsid w:val="738727F6"/>
    <w:rsid w:val="738B4C3C"/>
    <w:rsid w:val="738D08A4"/>
    <w:rsid w:val="738D747C"/>
    <w:rsid w:val="73941EC4"/>
    <w:rsid w:val="73967A69"/>
    <w:rsid w:val="73994230"/>
    <w:rsid w:val="739B7BBB"/>
    <w:rsid w:val="739F67F9"/>
    <w:rsid w:val="73A05B4F"/>
    <w:rsid w:val="73A21C69"/>
    <w:rsid w:val="73A367CF"/>
    <w:rsid w:val="73A61703"/>
    <w:rsid w:val="73A87CAF"/>
    <w:rsid w:val="73A93F50"/>
    <w:rsid w:val="73AA129C"/>
    <w:rsid w:val="73B24D52"/>
    <w:rsid w:val="73B83476"/>
    <w:rsid w:val="73BC0DCF"/>
    <w:rsid w:val="73BD5AA8"/>
    <w:rsid w:val="73C43DFB"/>
    <w:rsid w:val="73C86084"/>
    <w:rsid w:val="73D31E97"/>
    <w:rsid w:val="73D55291"/>
    <w:rsid w:val="73DD28B7"/>
    <w:rsid w:val="73E076BC"/>
    <w:rsid w:val="73E139B6"/>
    <w:rsid w:val="73E576E6"/>
    <w:rsid w:val="73E630B6"/>
    <w:rsid w:val="73EA6FDF"/>
    <w:rsid w:val="73EE58C2"/>
    <w:rsid w:val="73EE69DC"/>
    <w:rsid w:val="73EF4CAF"/>
    <w:rsid w:val="73F378C6"/>
    <w:rsid w:val="73F7554E"/>
    <w:rsid w:val="73FC1D6B"/>
    <w:rsid w:val="74044627"/>
    <w:rsid w:val="74046E72"/>
    <w:rsid w:val="74063461"/>
    <w:rsid w:val="74092AC8"/>
    <w:rsid w:val="740A381A"/>
    <w:rsid w:val="740E01FA"/>
    <w:rsid w:val="740F58AC"/>
    <w:rsid w:val="74142BCE"/>
    <w:rsid w:val="741664B0"/>
    <w:rsid w:val="741A3CCA"/>
    <w:rsid w:val="741D654C"/>
    <w:rsid w:val="741E58E2"/>
    <w:rsid w:val="74203FA3"/>
    <w:rsid w:val="742045A5"/>
    <w:rsid w:val="742262FD"/>
    <w:rsid w:val="74332732"/>
    <w:rsid w:val="74337932"/>
    <w:rsid w:val="74360DED"/>
    <w:rsid w:val="7437463D"/>
    <w:rsid w:val="743C1437"/>
    <w:rsid w:val="7442493F"/>
    <w:rsid w:val="74427146"/>
    <w:rsid w:val="74440A35"/>
    <w:rsid w:val="74477052"/>
    <w:rsid w:val="744C236F"/>
    <w:rsid w:val="745050E3"/>
    <w:rsid w:val="7451754E"/>
    <w:rsid w:val="7453071F"/>
    <w:rsid w:val="74532671"/>
    <w:rsid w:val="74535313"/>
    <w:rsid w:val="745C2637"/>
    <w:rsid w:val="745D241C"/>
    <w:rsid w:val="74607EDA"/>
    <w:rsid w:val="746536AF"/>
    <w:rsid w:val="74682297"/>
    <w:rsid w:val="746A200A"/>
    <w:rsid w:val="746A6ACD"/>
    <w:rsid w:val="746E7BF3"/>
    <w:rsid w:val="746F29E2"/>
    <w:rsid w:val="746F35A1"/>
    <w:rsid w:val="746F6D4F"/>
    <w:rsid w:val="74700A6C"/>
    <w:rsid w:val="74707677"/>
    <w:rsid w:val="74713467"/>
    <w:rsid w:val="747E3105"/>
    <w:rsid w:val="74883046"/>
    <w:rsid w:val="748B05CC"/>
    <w:rsid w:val="748B4496"/>
    <w:rsid w:val="748C1A35"/>
    <w:rsid w:val="74920FD0"/>
    <w:rsid w:val="7493053A"/>
    <w:rsid w:val="74934562"/>
    <w:rsid w:val="74936A51"/>
    <w:rsid w:val="74955108"/>
    <w:rsid w:val="74963930"/>
    <w:rsid w:val="7499095B"/>
    <w:rsid w:val="749C4AF3"/>
    <w:rsid w:val="749F1FF4"/>
    <w:rsid w:val="749F6B8A"/>
    <w:rsid w:val="74A278C7"/>
    <w:rsid w:val="74A60ABE"/>
    <w:rsid w:val="74A740BE"/>
    <w:rsid w:val="74AC6B25"/>
    <w:rsid w:val="74AE6402"/>
    <w:rsid w:val="74B16B54"/>
    <w:rsid w:val="74B87FBF"/>
    <w:rsid w:val="74BB0B0F"/>
    <w:rsid w:val="74BE12C2"/>
    <w:rsid w:val="74BF191E"/>
    <w:rsid w:val="74C145BF"/>
    <w:rsid w:val="74C50D7D"/>
    <w:rsid w:val="74CA112A"/>
    <w:rsid w:val="74CA626A"/>
    <w:rsid w:val="74CD321B"/>
    <w:rsid w:val="74CE7616"/>
    <w:rsid w:val="74DD3986"/>
    <w:rsid w:val="74E336B7"/>
    <w:rsid w:val="74E3799D"/>
    <w:rsid w:val="74E75F36"/>
    <w:rsid w:val="74EB6378"/>
    <w:rsid w:val="74EC0B01"/>
    <w:rsid w:val="74EC19AC"/>
    <w:rsid w:val="74ED6863"/>
    <w:rsid w:val="74F03A02"/>
    <w:rsid w:val="74F340AC"/>
    <w:rsid w:val="74F603CD"/>
    <w:rsid w:val="74F62DBC"/>
    <w:rsid w:val="74F668B2"/>
    <w:rsid w:val="74F73614"/>
    <w:rsid w:val="74F952BF"/>
    <w:rsid w:val="74FB598F"/>
    <w:rsid w:val="75021911"/>
    <w:rsid w:val="7502214E"/>
    <w:rsid w:val="75053A05"/>
    <w:rsid w:val="75084492"/>
    <w:rsid w:val="750D00B9"/>
    <w:rsid w:val="750F3A3D"/>
    <w:rsid w:val="75164FBC"/>
    <w:rsid w:val="75177BCC"/>
    <w:rsid w:val="751E1617"/>
    <w:rsid w:val="751F5720"/>
    <w:rsid w:val="75214E8F"/>
    <w:rsid w:val="75246281"/>
    <w:rsid w:val="75266BBF"/>
    <w:rsid w:val="7527285F"/>
    <w:rsid w:val="752911BD"/>
    <w:rsid w:val="75331EE9"/>
    <w:rsid w:val="7534116B"/>
    <w:rsid w:val="753F16D5"/>
    <w:rsid w:val="75402E67"/>
    <w:rsid w:val="7540518A"/>
    <w:rsid w:val="75413BD7"/>
    <w:rsid w:val="75431919"/>
    <w:rsid w:val="75433E7F"/>
    <w:rsid w:val="75442FF2"/>
    <w:rsid w:val="754502BF"/>
    <w:rsid w:val="75452CCD"/>
    <w:rsid w:val="75480306"/>
    <w:rsid w:val="754826C7"/>
    <w:rsid w:val="75490AF5"/>
    <w:rsid w:val="75494938"/>
    <w:rsid w:val="754C1F3D"/>
    <w:rsid w:val="754C2E94"/>
    <w:rsid w:val="754C46E1"/>
    <w:rsid w:val="754C7F64"/>
    <w:rsid w:val="75537E41"/>
    <w:rsid w:val="75590B34"/>
    <w:rsid w:val="755B2C17"/>
    <w:rsid w:val="756225A2"/>
    <w:rsid w:val="756868B8"/>
    <w:rsid w:val="756B769E"/>
    <w:rsid w:val="756D040C"/>
    <w:rsid w:val="756D3799"/>
    <w:rsid w:val="756F06A1"/>
    <w:rsid w:val="7573636A"/>
    <w:rsid w:val="75787FC9"/>
    <w:rsid w:val="757B0F4D"/>
    <w:rsid w:val="757B222F"/>
    <w:rsid w:val="757C588E"/>
    <w:rsid w:val="757E664F"/>
    <w:rsid w:val="75815DBF"/>
    <w:rsid w:val="7582018E"/>
    <w:rsid w:val="75826AD1"/>
    <w:rsid w:val="75843DDB"/>
    <w:rsid w:val="758A52AF"/>
    <w:rsid w:val="758C2F4F"/>
    <w:rsid w:val="758D031D"/>
    <w:rsid w:val="758D1904"/>
    <w:rsid w:val="758F5F61"/>
    <w:rsid w:val="759252EF"/>
    <w:rsid w:val="759276A9"/>
    <w:rsid w:val="75940A02"/>
    <w:rsid w:val="75956040"/>
    <w:rsid w:val="7597676C"/>
    <w:rsid w:val="75993A85"/>
    <w:rsid w:val="75996711"/>
    <w:rsid w:val="759E4D10"/>
    <w:rsid w:val="75A00C99"/>
    <w:rsid w:val="75A1338B"/>
    <w:rsid w:val="75A2006E"/>
    <w:rsid w:val="75A230B2"/>
    <w:rsid w:val="75AA1C3C"/>
    <w:rsid w:val="75AB58D5"/>
    <w:rsid w:val="75AD61E9"/>
    <w:rsid w:val="75B757CD"/>
    <w:rsid w:val="75BA7F38"/>
    <w:rsid w:val="75BF3AE9"/>
    <w:rsid w:val="75C116C2"/>
    <w:rsid w:val="75CA7D23"/>
    <w:rsid w:val="75D27E22"/>
    <w:rsid w:val="75D44E5F"/>
    <w:rsid w:val="75D924FB"/>
    <w:rsid w:val="75DA7BB6"/>
    <w:rsid w:val="75DB08B2"/>
    <w:rsid w:val="75DB69E8"/>
    <w:rsid w:val="75E63D5A"/>
    <w:rsid w:val="75E863A8"/>
    <w:rsid w:val="75F15321"/>
    <w:rsid w:val="75F207A3"/>
    <w:rsid w:val="75F612F0"/>
    <w:rsid w:val="75F9181C"/>
    <w:rsid w:val="75FC7D1C"/>
    <w:rsid w:val="75FD6204"/>
    <w:rsid w:val="76044C5D"/>
    <w:rsid w:val="76120649"/>
    <w:rsid w:val="76126D25"/>
    <w:rsid w:val="7615294E"/>
    <w:rsid w:val="7617405D"/>
    <w:rsid w:val="761A1481"/>
    <w:rsid w:val="761C64AB"/>
    <w:rsid w:val="761D56F4"/>
    <w:rsid w:val="7623412A"/>
    <w:rsid w:val="76234963"/>
    <w:rsid w:val="762400E1"/>
    <w:rsid w:val="762766AF"/>
    <w:rsid w:val="76293FA6"/>
    <w:rsid w:val="76295859"/>
    <w:rsid w:val="762F15B8"/>
    <w:rsid w:val="76326A38"/>
    <w:rsid w:val="76375C4C"/>
    <w:rsid w:val="76376FE1"/>
    <w:rsid w:val="76377102"/>
    <w:rsid w:val="76381A8A"/>
    <w:rsid w:val="7638445A"/>
    <w:rsid w:val="76394B8E"/>
    <w:rsid w:val="7639518D"/>
    <w:rsid w:val="763B4950"/>
    <w:rsid w:val="763E6DE6"/>
    <w:rsid w:val="76403881"/>
    <w:rsid w:val="76421E66"/>
    <w:rsid w:val="764305A0"/>
    <w:rsid w:val="764329AC"/>
    <w:rsid w:val="76446B17"/>
    <w:rsid w:val="7645755A"/>
    <w:rsid w:val="76461E44"/>
    <w:rsid w:val="76462C1A"/>
    <w:rsid w:val="764903FC"/>
    <w:rsid w:val="764E59A5"/>
    <w:rsid w:val="76514C08"/>
    <w:rsid w:val="76517102"/>
    <w:rsid w:val="7653143E"/>
    <w:rsid w:val="7659362A"/>
    <w:rsid w:val="765B54D6"/>
    <w:rsid w:val="765D1540"/>
    <w:rsid w:val="76606C42"/>
    <w:rsid w:val="766109A5"/>
    <w:rsid w:val="76684186"/>
    <w:rsid w:val="76691DBF"/>
    <w:rsid w:val="766E69D2"/>
    <w:rsid w:val="76713B06"/>
    <w:rsid w:val="7672477B"/>
    <w:rsid w:val="767652CD"/>
    <w:rsid w:val="7679271F"/>
    <w:rsid w:val="76796DB8"/>
    <w:rsid w:val="76831FA2"/>
    <w:rsid w:val="768D0280"/>
    <w:rsid w:val="768F5F9F"/>
    <w:rsid w:val="7690658D"/>
    <w:rsid w:val="76933A4D"/>
    <w:rsid w:val="769660A4"/>
    <w:rsid w:val="76970420"/>
    <w:rsid w:val="76997F40"/>
    <w:rsid w:val="769C2B72"/>
    <w:rsid w:val="76A61C43"/>
    <w:rsid w:val="76A67B34"/>
    <w:rsid w:val="76A72C39"/>
    <w:rsid w:val="76A81BBD"/>
    <w:rsid w:val="76A9033B"/>
    <w:rsid w:val="76A96915"/>
    <w:rsid w:val="76AD50D7"/>
    <w:rsid w:val="76B039F6"/>
    <w:rsid w:val="76B05BBF"/>
    <w:rsid w:val="76B15F34"/>
    <w:rsid w:val="76B35E04"/>
    <w:rsid w:val="76B41861"/>
    <w:rsid w:val="76B47AD6"/>
    <w:rsid w:val="76B50CEC"/>
    <w:rsid w:val="76B638EF"/>
    <w:rsid w:val="76B8250E"/>
    <w:rsid w:val="76B9746B"/>
    <w:rsid w:val="76BF7FA4"/>
    <w:rsid w:val="76C27904"/>
    <w:rsid w:val="76C54A39"/>
    <w:rsid w:val="76C66E1E"/>
    <w:rsid w:val="76C74D20"/>
    <w:rsid w:val="76D22600"/>
    <w:rsid w:val="76D90199"/>
    <w:rsid w:val="76D971F4"/>
    <w:rsid w:val="76E15864"/>
    <w:rsid w:val="76E17F03"/>
    <w:rsid w:val="76E84BDC"/>
    <w:rsid w:val="76E9285F"/>
    <w:rsid w:val="76EE7E07"/>
    <w:rsid w:val="76F06FE9"/>
    <w:rsid w:val="76F10909"/>
    <w:rsid w:val="76F212B6"/>
    <w:rsid w:val="76F84967"/>
    <w:rsid w:val="76F919C0"/>
    <w:rsid w:val="76F97388"/>
    <w:rsid w:val="76FF757F"/>
    <w:rsid w:val="770167CB"/>
    <w:rsid w:val="77021193"/>
    <w:rsid w:val="77062C53"/>
    <w:rsid w:val="77065E35"/>
    <w:rsid w:val="77073B3D"/>
    <w:rsid w:val="770904E0"/>
    <w:rsid w:val="770B27FA"/>
    <w:rsid w:val="770B70AB"/>
    <w:rsid w:val="770E052D"/>
    <w:rsid w:val="77122BE7"/>
    <w:rsid w:val="77145FCE"/>
    <w:rsid w:val="77162EED"/>
    <w:rsid w:val="7717096F"/>
    <w:rsid w:val="771D5884"/>
    <w:rsid w:val="77227A0A"/>
    <w:rsid w:val="77273562"/>
    <w:rsid w:val="77291F0E"/>
    <w:rsid w:val="773B6252"/>
    <w:rsid w:val="773E227E"/>
    <w:rsid w:val="77402D2E"/>
    <w:rsid w:val="774662E9"/>
    <w:rsid w:val="774849C1"/>
    <w:rsid w:val="7757139B"/>
    <w:rsid w:val="77582A5D"/>
    <w:rsid w:val="775861B5"/>
    <w:rsid w:val="775975DD"/>
    <w:rsid w:val="776125B5"/>
    <w:rsid w:val="77624A99"/>
    <w:rsid w:val="77644DD0"/>
    <w:rsid w:val="776526C1"/>
    <w:rsid w:val="77656D86"/>
    <w:rsid w:val="77674EDE"/>
    <w:rsid w:val="776A2021"/>
    <w:rsid w:val="776F4098"/>
    <w:rsid w:val="777231C5"/>
    <w:rsid w:val="777359E6"/>
    <w:rsid w:val="77774692"/>
    <w:rsid w:val="777B5279"/>
    <w:rsid w:val="777D5421"/>
    <w:rsid w:val="777E5648"/>
    <w:rsid w:val="777F1354"/>
    <w:rsid w:val="77807865"/>
    <w:rsid w:val="7785080F"/>
    <w:rsid w:val="778B672F"/>
    <w:rsid w:val="778C34F8"/>
    <w:rsid w:val="77905B07"/>
    <w:rsid w:val="7791019D"/>
    <w:rsid w:val="77910638"/>
    <w:rsid w:val="7791211A"/>
    <w:rsid w:val="779652B2"/>
    <w:rsid w:val="77983DFF"/>
    <w:rsid w:val="779A38D3"/>
    <w:rsid w:val="779D64FE"/>
    <w:rsid w:val="77A33DD6"/>
    <w:rsid w:val="77A70020"/>
    <w:rsid w:val="77A8127E"/>
    <w:rsid w:val="77AC6C64"/>
    <w:rsid w:val="77AD2167"/>
    <w:rsid w:val="77AE7978"/>
    <w:rsid w:val="77AF331B"/>
    <w:rsid w:val="77B01A91"/>
    <w:rsid w:val="77B042C2"/>
    <w:rsid w:val="77B36685"/>
    <w:rsid w:val="77B6442C"/>
    <w:rsid w:val="77B74C55"/>
    <w:rsid w:val="77BC6EFE"/>
    <w:rsid w:val="77BE660A"/>
    <w:rsid w:val="77CA0EC2"/>
    <w:rsid w:val="77CA2490"/>
    <w:rsid w:val="77CB1717"/>
    <w:rsid w:val="77CD72E1"/>
    <w:rsid w:val="77D05274"/>
    <w:rsid w:val="77D37A7F"/>
    <w:rsid w:val="77D72D51"/>
    <w:rsid w:val="77D91656"/>
    <w:rsid w:val="77DE77F9"/>
    <w:rsid w:val="77DF498D"/>
    <w:rsid w:val="77E81CDF"/>
    <w:rsid w:val="77E91600"/>
    <w:rsid w:val="77EA71C2"/>
    <w:rsid w:val="77EB3978"/>
    <w:rsid w:val="77EB4CEC"/>
    <w:rsid w:val="77EF0D91"/>
    <w:rsid w:val="77F202C7"/>
    <w:rsid w:val="77F229F3"/>
    <w:rsid w:val="77FA62E1"/>
    <w:rsid w:val="7805178E"/>
    <w:rsid w:val="780736ED"/>
    <w:rsid w:val="780A1F78"/>
    <w:rsid w:val="781004FF"/>
    <w:rsid w:val="781270FA"/>
    <w:rsid w:val="781404B1"/>
    <w:rsid w:val="78174FE5"/>
    <w:rsid w:val="781D2907"/>
    <w:rsid w:val="78205DC5"/>
    <w:rsid w:val="782978A7"/>
    <w:rsid w:val="782C38B4"/>
    <w:rsid w:val="78306EBD"/>
    <w:rsid w:val="78327EB2"/>
    <w:rsid w:val="783436C5"/>
    <w:rsid w:val="78350772"/>
    <w:rsid w:val="78392B4B"/>
    <w:rsid w:val="783C39E2"/>
    <w:rsid w:val="7842124D"/>
    <w:rsid w:val="78482365"/>
    <w:rsid w:val="7849370C"/>
    <w:rsid w:val="784970F3"/>
    <w:rsid w:val="784C0BC0"/>
    <w:rsid w:val="78505F47"/>
    <w:rsid w:val="78510E7F"/>
    <w:rsid w:val="7852630F"/>
    <w:rsid w:val="785349C1"/>
    <w:rsid w:val="785617E3"/>
    <w:rsid w:val="785921C8"/>
    <w:rsid w:val="78595EC1"/>
    <w:rsid w:val="785A5290"/>
    <w:rsid w:val="786B26C1"/>
    <w:rsid w:val="787466AD"/>
    <w:rsid w:val="7877747B"/>
    <w:rsid w:val="78777631"/>
    <w:rsid w:val="787A785F"/>
    <w:rsid w:val="787D0D2B"/>
    <w:rsid w:val="787D5635"/>
    <w:rsid w:val="788033D3"/>
    <w:rsid w:val="78807F41"/>
    <w:rsid w:val="788124C3"/>
    <w:rsid w:val="788271F3"/>
    <w:rsid w:val="788646C8"/>
    <w:rsid w:val="7886718C"/>
    <w:rsid w:val="78890760"/>
    <w:rsid w:val="788A023D"/>
    <w:rsid w:val="788A4C3A"/>
    <w:rsid w:val="788C527F"/>
    <w:rsid w:val="788C75E0"/>
    <w:rsid w:val="788E4AA8"/>
    <w:rsid w:val="78905FDD"/>
    <w:rsid w:val="78945443"/>
    <w:rsid w:val="78954A0C"/>
    <w:rsid w:val="78964CF0"/>
    <w:rsid w:val="78992F7E"/>
    <w:rsid w:val="789979FC"/>
    <w:rsid w:val="789A127A"/>
    <w:rsid w:val="789C1DEF"/>
    <w:rsid w:val="78A029F4"/>
    <w:rsid w:val="78A055B6"/>
    <w:rsid w:val="78A14D7B"/>
    <w:rsid w:val="78A16FEB"/>
    <w:rsid w:val="78A21C94"/>
    <w:rsid w:val="78A25A73"/>
    <w:rsid w:val="78A6624E"/>
    <w:rsid w:val="78A66ECA"/>
    <w:rsid w:val="78A80EB9"/>
    <w:rsid w:val="78B01394"/>
    <w:rsid w:val="78B648B8"/>
    <w:rsid w:val="78B743E4"/>
    <w:rsid w:val="78B95344"/>
    <w:rsid w:val="78BA2369"/>
    <w:rsid w:val="78BC33A4"/>
    <w:rsid w:val="78C10572"/>
    <w:rsid w:val="78C2422D"/>
    <w:rsid w:val="78C26768"/>
    <w:rsid w:val="78C351FF"/>
    <w:rsid w:val="78C5518B"/>
    <w:rsid w:val="78C60391"/>
    <w:rsid w:val="78CB0978"/>
    <w:rsid w:val="78D13FB3"/>
    <w:rsid w:val="78D20B79"/>
    <w:rsid w:val="78D23BA2"/>
    <w:rsid w:val="78D51B53"/>
    <w:rsid w:val="78D530A1"/>
    <w:rsid w:val="78DE0CF6"/>
    <w:rsid w:val="78DE6D7A"/>
    <w:rsid w:val="78DF2AEE"/>
    <w:rsid w:val="78DF7E1F"/>
    <w:rsid w:val="78E1434F"/>
    <w:rsid w:val="78E421E4"/>
    <w:rsid w:val="78EC2AB4"/>
    <w:rsid w:val="78ED173B"/>
    <w:rsid w:val="78ED2AF3"/>
    <w:rsid w:val="78EE0575"/>
    <w:rsid w:val="78EE655A"/>
    <w:rsid w:val="78F44586"/>
    <w:rsid w:val="78F86522"/>
    <w:rsid w:val="78F87700"/>
    <w:rsid w:val="78FA7C0B"/>
    <w:rsid w:val="78FF5176"/>
    <w:rsid w:val="79001EB6"/>
    <w:rsid w:val="790919C8"/>
    <w:rsid w:val="790A780A"/>
    <w:rsid w:val="790D043F"/>
    <w:rsid w:val="790D2DE1"/>
    <w:rsid w:val="791040B8"/>
    <w:rsid w:val="79144F31"/>
    <w:rsid w:val="79157CD1"/>
    <w:rsid w:val="791A224A"/>
    <w:rsid w:val="79257B4D"/>
    <w:rsid w:val="792875F6"/>
    <w:rsid w:val="7928775C"/>
    <w:rsid w:val="792A2958"/>
    <w:rsid w:val="792A31EA"/>
    <w:rsid w:val="792A7F85"/>
    <w:rsid w:val="792D3757"/>
    <w:rsid w:val="79321CA9"/>
    <w:rsid w:val="79347DE4"/>
    <w:rsid w:val="79372FD8"/>
    <w:rsid w:val="79385BCB"/>
    <w:rsid w:val="7939370B"/>
    <w:rsid w:val="793A0DF2"/>
    <w:rsid w:val="793B232B"/>
    <w:rsid w:val="793D72E6"/>
    <w:rsid w:val="7941257D"/>
    <w:rsid w:val="79420CB1"/>
    <w:rsid w:val="794254FA"/>
    <w:rsid w:val="79443502"/>
    <w:rsid w:val="79444A80"/>
    <w:rsid w:val="79483EDC"/>
    <w:rsid w:val="79486AD0"/>
    <w:rsid w:val="79566C9F"/>
    <w:rsid w:val="795819BB"/>
    <w:rsid w:val="795C2E78"/>
    <w:rsid w:val="795F3613"/>
    <w:rsid w:val="795F5B3A"/>
    <w:rsid w:val="796108B4"/>
    <w:rsid w:val="79610F9D"/>
    <w:rsid w:val="79641909"/>
    <w:rsid w:val="796440A2"/>
    <w:rsid w:val="7965252D"/>
    <w:rsid w:val="79652A31"/>
    <w:rsid w:val="79666E7D"/>
    <w:rsid w:val="7969052E"/>
    <w:rsid w:val="796A2130"/>
    <w:rsid w:val="796D46C6"/>
    <w:rsid w:val="796E7483"/>
    <w:rsid w:val="797077A4"/>
    <w:rsid w:val="7972406F"/>
    <w:rsid w:val="79733B43"/>
    <w:rsid w:val="79745C84"/>
    <w:rsid w:val="79756251"/>
    <w:rsid w:val="797926D7"/>
    <w:rsid w:val="797A1916"/>
    <w:rsid w:val="797C7499"/>
    <w:rsid w:val="797D4C9D"/>
    <w:rsid w:val="79802062"/>
    <w:rsid w:val="79812456"/>
    <w:rsid w:val="79847C38"/>
    <w:rsid w:val="79884EF0"/>
    <w:rsid w:val="7988598D"/>
    <w:rsid w:val="79895970"/>
    <w:rsid w:val="798A44DB"/>
    <w:rsid w:val="798D0C11"/>
    <w:rsid w:val="79904D77"/>
    <w:rsid w:val="7991521E"/>
    <w:rsid w:val="79917D7E"/>
    <w:rsid w:val="79933281"/>
    <w:rsid w:val="79952007"/>
    <w:rsid w:val="799A3B53"/>
    <w:rsid w:val="799C146A"/>
    <w:rsid w:val="799C7D8C"/>
    <w:rsid w:val="79A0232D"/>
    <w:rsid w:val="79A05855"/>
    <w:rsid w:val="79A2767A"/>
    <w:rsid w:val="79A31F5D"/>
    <w:rsid w:val="79AC1C2C"/>
    <w:rsid w:val="79AF133F"/>
    <w:rsid w:val="79AF4080"/>
    <w:rsid w:val="79B006F1"/>
    <w:rsid w:val="79B52019"/>
    <w:rsid w:val="79B57EE0"/>
    <w:rsid w:val="79BD1B44"/>
    <w:rsid w:val="79C008CD"/>
    <w:rsid w:val="79C00C72"/>
    <w:rsid w:val="79C02B39"/>
    <w:rsid w:val="79C14150"/>
    <w:rsid w:val="79C96FDE"/>
    <w:rsid w:val="79CD4ECA"/>
    <w:rsid w:val="79CF0A82"/>
    <w:rsid w:val="79D4783E"/>
    <w:rsid w:val="79D558FF"/>
    <w:rsid w:val="79DC71BC"/>
    <w:rsid w:val="79E55E84"/>
    <w:rsid w:val="79EB0148"/>
    <w:rsid w:val="79EE4279"/>
    <w:rsid w:val="79F0241B"/>
    <w:rsid w:val="79F10AA1"/>
    <w:rsid w:val="79F231AB"/>
    <w:rsid w:val="79F248DD"/>
    <w:rsid w:val="79F4655E"/>
    <w:rsid w:val="79F644B7"/>
    <w:rsid w:val="79FB19AC"/>
    <w:rsid w:val="79FB5A62"/>
    <w:rsid w:val="79FC02EE"/>
    <w:rsid w:val="79FC3DC4"/>
    <w:rsid w:val="79FC69D8"/>
    <w:rsid w:val="79FE32CC"/>
    <w:rsid w:val="79FE457A"/>
    <w:rsid w:val="79FE61B3"/>
    <w:rsid w:val="79FF3C35"/>
    <w:rsid w:val="79FF6EE2"/>
    <w:rsid w:val="7A00281E"/>
    <w:rsid w:val="7A002CCD"/>
    <w:rsid w:val="7A007C03"/>
    <w:rsid w:val="7A050AA4"/>
    <w:rsid w:val="7A077467"/>
    <w:rsid w:val="7A083DB2"/>
    <w:rsid w:val="7A0938A6"/>
    <w:rsid w:val="7A0C071C"/>
    <w:rsid w:val="7A101951"/>
    <w:rsid w:val="7A101D8A"/>
    <w:rsid w:val="7A115673"/>
    <w:rsid w:val="7A121E86"/>
    <w:rsid w:val="7A124E54"/>
    <w:rsid w:val="7A1366AD"/>
    <w:rsid w:val="7A184AB4"/>
    <w:rsid w:val="7A1C15DF"/>
    <w:rsid w:val="7A1F27BA"/>
    <w:rsid w:val="7A1F37E0"/>
    <w:rsid w:val="7A213B15"/>
    <w:rsid w:val="7A2146C1"/>
    <w:rsid w:val="7A2D6F71"/>
    <w:rsid w:val="7A2F273F"/>
    <w:rsid w:val="7A31444B"/>
    <w:rsid w:val="7A315853"/>
    <w:rsid w:val="7A3A4D14"/>
    <w:rsid w:val="7A3E2725"/>
    <w:rsid w:val="7A3E3081"/>
    <w:rsid w:val="7A3F3BB4"/>
    <w:rsid w:val="7A4543A9"/>
    <w:rsid w:val="7A464288"/>
    <w:rsid w:val="7A4967C3"/>
    <w:rsid w:val="7A5223BA"/>
    <w:rsid w:val="7A5370A9"/>
    <w:rsid w:val="7A555967"/>
    <w:rsid w:val="7A5720C5"/>
    <w:rsid w:val="7A5772E4"/>
    <w:rsid w:val="7A5C2AF2"/>
    <w:rsid w:val="7A5D095A"/>
    <w:rsid w:val="7A5E3686"/>
    <w:rsid w:val="7A614D82"/>
    <w:rsid w:val="7A6535D9"/>
    <w:rsid w:val="7A6648DE"/>
    <w:rsid w:val="7A676ADC"/>
    <w:rsid w:val="7A677093"/>
    <w:rsid w:val="7A682147"/>
    <w:rsid w:val="7A696FD9"/>
    <w:rsid w:val="7A73107E"/>
    <w:rsid w:val="7A735DBF"/>
    <w:rsid w:val="7A737D33"/>
    <w:rsid w:val="7A795AFD"/>
    <w:rsid w:val="7A823744"/>
    <w:rsid w:val="7A827357"/>
    <w:rsid w:val="7A8C6DCE"/>
    <w:rsid w:val="7A8E0021"/>
    <w:rsid w:val="7A921C86"/>
    <w:rsid w:val="7A923810"/>
    <w:rsid w:val="7A9431D7"/>
    <w:rsid w:val="7A9472FD"/>
    <w:rsid w:val="7A973866"/>
    <w:rsid w:val="7A9949E3"/>
    <w:rsid w:val="7A9B28B3"/>
    <w:rsid w:val="7A9C7667"/>
    <w:rsid w:val="7A9E70AC"/>
    <w:rsid w:val="7AA646DD"/>
    <w:rsid w:val="7AA75D88"/>
    <w:rsid w:val="7AA912BE"/>
    <w:rsid w:val="7AAB3E1F"/>
    <w:rsid w:val="7AAE34A3"/>
    <w:rsid w:val="7AB1329A"/>
    <w:rsid w:val="7AB20C87"/>
    <w:rsid w:val="7AB26F5C"/>
    <w:rsid w:val="7AB42E43"/>
    <w:rsid w:val="7AB657A6"/>
    <w:rsid w:val="7AB70C43"/>
    <w:rsid w:val="7ABC4B5B"/>
    <w:rsid w:val="7ABE2148"/>
    <w:rsid w:val="7AC06FCD"/>
    <w:rsid w:val="7AC76B64"/>
    <w:rsid w:val="7AC9024C"/>
    <w:rsid w:val="7AC93116"/>
    <w:rsid w:val="7ACD3A23"/>
    <w:rsid w:val="7AD65055"/>
    <w:rsid w:val="7AD743F9"/>
    <w:rsid w:val="7AD816BB"/>
    <w:rsid w:val="7ADE2EB1"/>
    <w:rsid w:val="7ADE49D7"/>
    <w:rsid w:val="7ADF1211"/>
    <w:rsid w:val="7AE067A6"/>
    <w:rsid w:val="7AE17C8E"/>
    <w:rsid w:val="7AE2481B"/>
    <w:rsid w:val="7AE27098"/>
    <w:rsid w:val="7AE85A57"/>
    <w:rsid w:val="7AF00C1D"/>
    <w:rsid w:val="7AF17C45"/>
    <w:rsid w:val="7AF36EA0"/>
    <w:rsid w:val="7AF726AC"/>
    <w:rsid w:val="7AF758CF"/>
    <w:rsid w:val="7AF7724E"/>
    <w:rsid w:val="7AF83425"/>
    <w:rsid w:val="7AF9632C"/>
    <w:rsid w:val="7AFB4C8C"/>
    <w:rsid w:val="7B00543D"/>
    <w:rsid w:val="7B0072FD"/>
    <w:rsid w:val="7B015880"/>
    <w:rsid w:val="7B0253E8"/>
    <w:rsid w:val="7B0402DA"/>
    <w:rsid w:val="7B045992"/>
    <w:rsid w:val="7B055EE6"/>
    <w:rsid w:val="7B06410C"/>
    <w:rsid w:val="7B0720A7"/>
    <w:rsid w:val="7B083D91"/>
    <w:rsid w:val="7B085DA3"/>
    <w:rsid w:val="7B0A4DE9"/>
    <w:rsid w:val="7B120DC6"/>
    <w:rsid w:val="7B163A6B"/>
    <w:rsid w:val="7B1811E0"/>
    <w:rsid w:val="7B18402A"/>
    <w:rsid w:val="7B1E3A5F"/>
    <w:rsid w:val="7B206ED4"/>
    <w:rsid w:val="7B276E5E"/>
    <w:rsid w:val="7B276F1B"/>
    <w:rsid w:val="7B2A7C77"/>
    <w:rsid w:val="7B2C7464"/>
    <w:rsid w:val="7B2D07A7"/>
    <w:rsid w:val="7B2D25F2"/>
    <w:rsid w:val="7B312F18"/>
    <w:rsid w:val="7B31571F"/>
    <w:rsid w:val="7B3B1C88"/>
    <w:rsid w:val="7B3C7DB9"/>
    <w:rsid w:val="7B3F0F15"/>
    <w:rsid w:val="7B3F1868"/>
    <w:rsid w:val="7B461FC1"/>
    <w:rsid w:val="7B4B2C88"/>
    <w:rsid w:val="7B4B78BD"/>
    <w:rsid w:val="7B55508D"/>
    <w:rsid w:val="7B5B3EF1"/>
    <w:rsid w:val="7B5D695D"/>
    <w:rsid w:val="7B611FCE"/>
    <w:rsid w:val="7B614732"/>
    <w:rsid w:val="7B67014F"/>
    <w:rsid w:val="7B6718D9"/>
    <w:rsid w:val="7B676120"/>
    <w:rsid w:val="7B681068"/>
    <w:rsid w:val="7B6C1628"/>
    <w:rsid w:val="7B712812"/>
    <w:rsid w:val="7B726D74"/>
    <w:rsid w:val="7B74769B"/>
    <w:rsid w:val="7B766649"/>
    <w:rsid w:val="7B7763CA"/>
    <w:rsid w:val="7B7862CB"/>
    <w:rsid w:val="7B7E53AB"/>
    <w:rsid w:val="7B8251EA"/>
    <w:rsid w:val="7B865D1D"/>
    <w:rsid w:val="7B8A593A"/>
    <w:rsid w:val="7B8E3A31"/>
    <w:rsid w:val="7B8F7843"/>
    <w:rsid w:val="7B947C5F"/>
    <w:rsid w:val="7B986491"/>
    <w:rsid w:val="7B9E0603"/>
    <w:rsid w:val="7B9E1D50"/>
    <w:rsid w:val="7BA03361"/>
    <w:rsid w:val="7BA17E51"/>
    <w:rsid w:val="7BA6083B"/>
    <w:rsid w:val="7BA70D2D"/>
    <w:rsid w:val="7BB164FD"/>
    <w:rsid w:val="7BB26AFF"/>
    <w:rsid w:val="7BB307DF"/>
    <w:rsid w:val="7BB5259E"/>
    <w:rsid w:val="7BB862EB"/>
    <w:rsid w:val="7BBB576D"/>
    <w:rsid w:val="7BBE4C0F"/>
    <w:rsid w:val="7BC20FBE"/>
    <w:rsid w:val="7BC43D16"/>
    <w:rsid w:val="7BC62951"/>
    <w:rsid w:val="7BCA0B19"/>
    <w:rsid w:val="7BCD1B9D"/>
    <w:rsid w:val="7BCF6D69"/>
    <w:rsid w:val="7BDF1587"/>
    <w:rsid w:val="7BE11C78"/>
    <w:rsid w:val="7BE40A3A"/>
    <w:rsid w:val="7BEC7571"/>
    <w:rsid w:val="7BED0926"/>
    <w:rsid w:val="7BEE11A0"/>
    <w:rsid w:val="7BEE1B81"/>
    <w:rsid w:val="7BEF3535"/>
    <w:rsid w:val="7BF055F8"/>
    <w:rsid w:val="7BF55A14"/>
    <w:rsid w:val="7BF809D8"/>
    <w:rsid w:val="7BF839F0"/>
    <w:rsid w:val="7BF925E4"/>
    <w:rsid w:val="7BFA6D02"/>
    <w:rsid w:val="7BFA7B4E"/>
    <w:rsid w:val="7BFC1292"/>
    <w:rsid w:val="7BFD2FF1"/>
    <w:rsid w:val="7C002A35"/>
    <w:rsid w:val="7C004CB4"/>
    <w:rsid w:val="7C012101"/>
    <w:rsid w:val="7C014F9D"/>
    <w:rsid w:val="7C015939"/>
    <w:rsid w:val="7C043085"/>
    <w:rsid w:val="7C05655F"/>
    <w:rsid w:val="7C0758F4"/>
    <w:rsid w:val="7C09750D"/>
    <w:rsid w:val="7C0E2D47"/>
    <w:rsid w:val="7C132BF2"/>
    <w:rsid w:val="7C241BD9"/>
    <w:rsid w:val="7C245B22"/>
    <w:rsid w:val="7C245B39"/>
    <w:rsid w:val="7C2812BF"/>
    <w:rsid w:val="7C2B4250"/>
    <w:rsid w:val="7C2E4D3B"/>
    <w:rsid w:val="7C3670D8"/>
    <w:rsid w:val="7C370DE0"/>
    <w:rsid w:val="7C372E86"/>
    <w:rsid w:val="7C373F99"/>
    <w:rsid w:val="7C3A7CDC"/>
    <w:rsid w:val="7C421437"/>
    <w:rsid w:val="7C45606D"/>
    <w:rsid w:val="7C464029"/>
    <w:rsid w:val="7C4B37FA"/>
    <w:rsid w:val="7C4B543A"/>
    <w:rsid w:val="7C4C2038"/>
    <w:rsid w:val="7C4E1243"/>
    <w:rsid w:val="7C523C31"/>
    <w:rsid w:val="7C5274E9"/>
    <w:rsid w:val="7C595DC5"/>
    <w:rsid w:val="7C5962F2"/>
    <w:rsid w:val="7C5B1FE1"/>
    <w:rsid w:val="7C630894"/>
    <w:rsid w:val="7C6350F6"/>
    <w:rsid w:val="7C647EE6"/>
    <w:rsid w:val="7C6A2A2A"/>
    <w:rsid w:val="7C6C17B0"/>
    <w:rsid w:val="7C6C47CB"/>
    <w:rsid w:val="7C6F1C2E"/>
    <w:rsid w:val="7C71262A"/>
    <w:rsid w:val="7C715C38"/>
    <w:rsid w:val="7C725339"/>
    <w:rsid w:val="7C75012C"/>
    <w:rsid w:val="7C750801"/>
    <w:rsid w:val="7C765C2B"/>
    <w:rsid w:val="7C7841F2"/>
    <w:rsid w:val="7C7A0AC6"/>
    <w:rsid w:val="7C7A595E"/>
    <w:rsid w:val="7C7B6F39"/>
    <w:rsid w:val="7C7C3ED1"/>
    <w:rsid w:val="7C831D89"/>
    <w:rsid w:val="7C84470D"/>
    <w:rsid w:val="7C855EC5"/>
    <w:rsid w:val="7C88244F"/>
    <w:rsid w:val="7C8F641C"/>
    <w:rsid w:val="7C91376E"/>
    <w:rsid w:val="7C931FEB"/>
    <w:rsid w:val="7C946ACB"/>
    <w:rsid w:val="7C9A6998"/>
    <w:rsid w:val="7C9C0AAB"/>
    <w:rsid w:val="7CA11463"/>
    <w:rsid w:val="7CA36DFB"/>
    <w:rsid w:val="7CAA0B66"/>
    <w:rsid w:val="7CAA2DB7"/>
    <w:rsid w:val="7CAC1C6D"/>
    <w:rsid w:val="7CB35941"/>
    <w:rsid w:val="7CBC31A4"/>
    <w:rsid w:val="7CBE6B80"/>
    <w:rsid w:val="7CC12988"/>
    <w:rsid w:val="7CC2583C"/>
    <w:rsid w:val="7CCF1914"/>
    <w:rsid w:val="7CD03486"/>
    <w:rsid w:val="7CD1280C"/>
    <w:rsid w:val="7CD159B9"/>
    <w:rsid w:val="7CD2465F"/>
    <w:rsid w:val="7CD94710"/>
    <w:rsid w:val="7CDA5748"/>
    <w:rsid w:val="7CDE2588"/>
    <w:rsid w:val="7CDE59D2"/>
    <w:rsid w:val="7CDE6987"/>
    <w:rsid w:val="7CE308A1"/>
    <w:rsid w:val="7CE35C3F"/>
    <w:rsid w:val="7CE5627E"/>
    <w:rsid w:val="7CE763C5"/>
    <w:rsid w:val="7CE93C72"/>
    <w:rsid w:val="7CE95221"/>
    <w:rsid w:val="7CEF15F6"/>
    <w:rsid w:val="7CEF7C0A"/>
    <w:rsid w:val="7CF70948"/>
    <w:rsid w:val="7CF864E0"/>
    <w:rsid w:val="7CFA011A"/>
    <w:rsid w:val="7CFA4897"/>
    <w:rsid w:val="7CFC1841"/>
    <w:rsid w:val="7D0324E0"/>
    <w:rsid w:val="7D041C0E"/>
    <w:rsid w:val="7D041FB4"/>
    <w:rsid w:val="7D0529FA"/>
    <w:rsid w:val="7D0A7BC0"/>
    <w:rsid w:val="7D0F6C8D"/>
    <w:rsid w:val="7D1657A2"/>
    <w:rsid w:val="7D1C1F51"/>
    <w:rsid w:val="7D1F2F66"/>
    <w:rsid w:val="7D1F42B2"/>
    <w:rsid w:val="7D1F7A14"/>
    <w:rsid w:val="7D200BD5"/>
    <w:rsid w:val="7D283F97"/>
    <w:rsid w:val="7D2C636B"/>
    <w:rsid w:val="7D301A44"/>
    <w:rsid w:val="7D3123F2"/>
    <w:rsid w:val="7D385866"/>
    <w:rsid w:val="7D3932E9"/>
    <w:rsid w:val="7D396697"/>
    <w:rsid w:val="7D3A3A9B"/>
    <w:rsid w:val="7D3B0046"/>
    <w:rsid w:val="7D3D7A43"/>
    <w:rsid w:val="7D401B48"/>
    <w:rsid w:val="7D40623D"/>
    <w:rsid w:val="7D422BAF"/>
    <w:rsid w:val="7D426A96"/>
    <w:rsid w:val="7D433F42"/>
    <w:rsid w:val="7D4B18BA"/>
    <w:rsid w:val="7D4D5591"/>
    <w:rsid w:val="7D4E6401"/>
    <w:rsid w:val="7D5A1439"/>
    <w:rsid w:val="7D5B6EBA"/>
    <w:rsid w:val="7D5C10B9"/>
    <w:rsid w:val="7D5F7BF6"/>
    <w:rsid w:val="7D62313B"/>
    <w:rsid w:val="7D672CCD"/>
    <w:rsid w:val="7D676C17"/>
    <w:rsid w:val="7D67744A"/>
    <w:rsid w:val="7D68154A"/>
    <w:rsid w:val="7D693232"/>
    <w:rsid w:val="7D69737B"/>
    <w:rsid w:val="7D6B30B0"/>
    <w:rsid w:val="7D6F22D8"/>
    <w:rsid w:val="7D701DA4"/>
    <w:rsid w:val="7D7157DB"/>
    <w:rsid w:val="7D757547"/>
    <w:rsid w:val="7D7961BF"/>
    <w:rsid w:val="7D7A5320"/>
    <w:rsid w:val="7D7B196D"/>
    <w:rsid w:val="7D7D1CB5"/>
    <w:rsid w:val="7D7F4142"/>
    <w:rsid w:val="7D80687A"/>
    <w:rsid w:val="7D806E76"/>
    <w:rsid w:val="7D812B7D"/>
    <w:rsid w:val="7D822962"/>
    <w:rsid w:val="7D85227D"/>
    <w:rsid w:val="7D867222"/>
    <w:rsid w:val="7D876187"/>
    <w:rsid w:val="7D893E8C"/>
    <w:rsid w:val="7D91028E"/>
    <w:rsid w:val="7D91347C"/>
    <w:rsid w:val="7D91756A"/>
    <w:rsid w:val="7D9322C1"/>
    <w:rsid w:val="7D9462A4"/>
    <w:rsid w:val="7D977ABB"/>
    <w:rsid w:val="7D9D1B22"/>
    <w:rsid w:val="7DA52751"/>
    <w:rsid w:val="7DAD1C5C"/>
    <w:rsid w:val="7DB32AEB"/>
    <w:rsid w:val="7DB67B67"/>
    <w:rsid w:val="7DB67CA7"/>
    <w:rsid w:val="7DBA340C"/>
    <w:rsid w:val="7DBB7B54"/>
    <w:rsid w:val="7DBE08C6"/>
    <w:rsid w:val="7DC14660"/>
    <w:rsid w:val="7DC34BE6"/>
    <w:rsid w:val="7DC46201"/>
    <w:rsid w:val="7DC50AE8"/>
    <w:rsid w:val="7DC64872"/>
    <w:rsid w:val="7DC83A51"/>
    <w:rsid w:val="7DC94922"/>
    <w:rsid w:val="7DCB716E"/>
    <w:rsid w:val="7DCD2541"/>
    <w:rsid w:val="7DCD5EF4"/>
    <w:rsid w:val="7DCE5855"/>
    <w:rsid w:val="7DD0292D"/>
    <w:rsid w:val="7DD40CDA"/>
    <w:rsid w:val="7DD42480"/>
    <w:rsid w:val="7DD5468E"/>
    <w:rsid w:val="7DD569D4"/>
    <w:rsid w:val="7DDB0424"/>
    <w:rsid w:val="7DDB0D59"/>
    <w:rsid w:val="7DDC7E2D"/>
    <w:rsid w:val="7DDE03A5"/>
    <w:rsid w:val="7DDE2E91"/>
    <w:rsid w:val="7DE360B4"/>
    <w:rsid w:val="7DE60B98"/>
    <w:rsid w:val="7DE71485"/>
    <w:rsid w:val="7DEF08BC"/>
    <w:rsid w:val="7DF73832"/>
    <w:rsid w:val="7DFB6696"/>
    <w:rsid w:val="7DFC4189"/>
    <w:rsid w:val="7DFE2B0E"/>
    <w:rsid w:val="7E013CC4"/>
    <w:rsid w:val="7E0605FE"/>
    <w:rsid w:val="7E075EC9"/>
    <w:rsid w:val="7E086FD3"/>
    <w:rsid w:val="7E0E0D0C"/>
    <w:rsid w:val="7E0F6B80"/>
    <w:rsid w:val="7E116181"/>
    <w:rsid w:val="7E124772"/>
    <w:rsid w:val="7E14541A"/>
    <w:rsid w:val="7E176643"/>
    <w:rsid w:val="7E1A3BB7"/>
    <w:rsid w:val="7E1E7A06"/>
    <w:rsid w:val="7E217729"/>
    <w:rsid w:val="7E223400"/>
    <w:rsid w:val="7E256E9F"/>
    <w:rsid w:val="7E2B1BC6"/>
    <w:rsid w:val="7E30405D"/>
    <w:rsid w:val="7E327E17"/>
    <w:rsid w:val="7E3819A4"/>
    <w:rsid w:val="7E3D5F81"/>
    <w:rsid w:val="7E3F05A3"/>
    <w:rsid w:val="7E437653"/>
    <w:rsid w:val="7E46233B"/>
    <w:rsid w:val="7E48158F"/>
    <w:rsid w:val="7E485551"/>
    <w:rsid w:val="7E4B1471"/>
    <w:rsid w:val="7E4F7DF3"/>
    <w:rsid w:val="7E502C4A"/>
    <w:rsid w:val="7E515325"/>
    <w:rsid w:val="7E542199"/>
    <w:rsid w:val="7E585F43"/>
    <w:rsid w:val="7E5868BB"/>
    <w:rsid w:val="7E611DDF"/>
    <w:rsid w:val="7E623C41"/>
    <w:rsid w:val="7E6305E6"/>
    <w:rsid w:val="7E6312C4"/>
    <w:rsid w:val="7E6418CB"/>
    <w:rsid w:val="7E6A7F71"/>
    <w:rsid w:val="7E6E1F36"/>
    <w:rsid w:val="7E6F2F72"/>
    <w:rsid w:val="7E6F63CA"/>
    <w:rsid w:val="7E7336C3"/>
    <w:rsid w:val="7E7546C2"/>
    <w:rsid w:val="7E7B78A5"/>
    <w:rsid w:val="7E8130EA"/>
    <w:rsid w:val="7E8549E2"/>
    <w:rsid w:val="7E854E66"/>
    <w:rsid w:val="7E8B3A17"/>
    <w:rsid w:val="7E8D75A6"/>
    <w:rsid w:val="7E9114B5"/>
    <w:rsid w:val="7E963D8B"/>
    <w:rsid w:val="7E970E40"/>
    <w:rsid w:val="7E9A1DC5"/>
    <w:rsid w:val="7E9A331D"/>
    <w:rsid w:val="7EA02AE7"/>
    <w:rsid w:val="7EA34C53"/>
    <w:rsid w:val="7EA37BEA"/>
    <w:rsid w:val="7EA67DD6"/>
    <w:rsid w:val="7EA810C2"/>
    <w:rsid w:val="7EA90C84"/>
    <w:rsid w:val="7EAB1657"/>
    <w:rsid w:val="7EAD5586"/>
    <w:rsid w:val="7EAE51E2"/>
    <w:rsid w:val="7EAF5A25"/>
    <w:rsid w:val="7EB13527"/>
    <w:rsid w:val="7EB2746C"/>
    <w:rsid w:val="7EB416EA"/>
    <w:rsid w:val="7EB44970"/>
    <w:rsid w:val="7EB96DF7"/>
    <w:rsid w:val="7EBE622B"/>
    <w:rsid w:val="7EC34B1F"/>
    <w:rsid w:val="7EC73F29"/>
    <w:rsid w:val="7EC8360C"/>
    <w:rsid w:val="7ECC4447"/>
    <w:rsid w:val="7ED52EA3"/>
    <w:rsid w:val="7ED55715"/>
    <w:rsid w:val="7EDE12A0"/>
    <w:rsid w:val="7EE34720"/>
    <w:rsid w:val="7EEC0825"/>
    <w:rsid w:val="7EEC1B1D"/>
    <w:rsid w:val="7EEC3055"/>
    <w:rsid w:val="7EEE7C59"/>
    <w:rsid w:val="7EF127D4"/>
    <w:rsid w:val="7EF16F50"/>
    <w:rsid w:val="7EF43E4D"/>
    <w:rsid w:val="7EFA16FF"/>
    <w:rsid w:val="7EFA2F23"/>
    <w:rsid w:val="7F035F71"/>
    <w:rsid w:val="7F0733D8"/>
    <w:rsid w:val="7F0B49A4"/>
    <w:rsid w:val="7F0C311D"/>
    <w:rsid w:val="7F0D5E40"/>
    <w:rsid w:val="7F113580"/>
    <w:rsid w:val="7F1151F6"/>
    <w:rsid w:val="7F11605E"/>
    <w:rsid w:val="7F12016F"/>
    <w:rsid w:val="7F141AE9"/>
    <w:rsid w:val="7F162657"/>
    <w:rsid w:val="7F167976"/>
    <w:rsid w:val="7F174C12"/>
    <w:rsid w:val="7F183E4D"/>
    <w:rsid w:val="7F197110"/>
    <w:rsid w:val="7F1C32AB"/>
    <w:rsid w:val="7F1F04E0"/>
    <w:rsid w:val="7F205BBD"/>
    <w:rsid w:val="7F2163A6"/>
    <w:rsid w:val="7F2C5072"/>
    <w:rsid w:val="7F2E0549"/>
    <w:rsid w:val="7F324490"/>
    <w:rsid w:val="7F345CB8"/>
    <w:rsid w:val="7F360F8D"/>
    <w:rsid w:val="7F376D4E"/>
    <w:rsid w:val="7F3954C2"/>
    <w:rsid w:val="7F3F4359"/>
    <w:rsid w:val="7F405F4E"/>
    <w:rsid w:val="7F445FC4"/>
    <w:rsid w:val="7F4B4221"/>
    <w:rsid w:val="7F4C5FCB"/>
    <w:rsid w:val="7F4D333F"/>
    <w:rsid w:val="7F4D648C"/>
    <w:rsid w:val="7F530919"/>
    <w:rsid w:val="7F5979F4"/>
    <w:rsid w:val="7F5A227B"/>
    <w:rsid w:val="7F5A5761"/>
    <w:rsid w:val="7F5A6D0E"/>
    <w:rsid w:val="7F5C5C97"/>
    <w:rsid w:val="7F6079A0"/>
    <w:rsid w:val="7F6079A5"/>
    <w:rsid w:val="7F697103"/>
    <w:rsid w:val="7F6B74B4"/>
    <w:rsid w:val="7F6F1D19"/>
    <w:rsid w:val="7F71136B"/>
    <w:rsid w:val="7F7978FB"/>
    <w:rsid w:val="7F816EDC"/>
    <w:rsid w:val="7F82695A"/>
    <w:rsid w:val="7F834D4C"/>
    <w:rsid w:val="7F840D3E"/>
    <w:rsid w:val="7F843002"/>
    <w:rsid w:val="7F8D2652"/>
    <w:rsid w:val="7F9338E6"/>
    <w:rsid w:val="7F935954"/>
    <w:rsid w:val="7F93675A"/>
    <w:rsid w:val="7F982BE1"/>
    <w:rsid w:val="7F996089"/>
    <w:rsid w:val="7F9969E7"/>
    <w:rsid w:val="7F9B287A"/>
    <w:rsid w:val="7F9B6CFA"/>
    <w:rsid w:val="7F9B7514"/>
    <w:rsid w:val="7FA112F3"/>
    <w:rsid w:val="7FA3032E"/>
    <w:rsid w:val="7FA63B8C"/>
    <w:rsid w:val="7FA731FC"/>
    <w:rsid w:val="7FA83942"/>
    <w:rsid w:val="7FAE5830"/>
    <w:rsid w:val="7FB34A90"/>
    <w:rsid w:val="7FB532D9"/>
    <w:rsid w:val="7FBB13E0"/>
    <w:rsid w:val="7FBC0137"/>
    <w:rsid w:val="7FC1769D"/>
    <w:rsid w:val="7FC364A1"/>
    <w:rsid w:val="7FC90899"/>
    <w:rsid w:val="7FC92765"/>
    <w:rsid w:val="7FCD620F"/>
    <w:rsid w:val="7FCE0820"/>
    <w:rsid w:val="7FCE0D8B"/>
    <w:rsid w:val="7FD05BA4"/>
    <w:rsid w:val="7FD20C76"/>
    <w:rsid w:val="7FD3254D"/>
    <w:rsid w:val="7FD3473A"/>
    <w:rsid w:val="7FD52A46"/>
    <w:rsid w:val="7FDA7805"/>
    <w:rsid w:val="7FDE3495"/>
    <w:rsid w:val="7FE747F0"/>
    <w:rsid w:val="7FEA38C4"/>
    <w:rsid w:val="7FEA39F1"/>
    <w:rsid w:val="7FF40073"/>
    <w:rsid w:val="7FF44116"/>
    <w:rsid w:val="7FFA7D81"/>
    <w:rsid w:val="7FFB4A3B"/>
    <w:rsid w:val="7FFD3629"/>
    <w:rsid w:val="7FFF2FF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kinsoku/>
      <w:wordWrap w:val="0"/>
      <w:ind w:firstLine="0" w:firstLineChars="0"/>
      <w:jc w:val="both"/>
    </w:pPr>
    <w:rPr>
      <w:rFonts w:ascii="Consolas" w:hAnsi="Consolas" w:eastAsia="宋体" w:cs="Times New Roman"/>
      <w:w w:val="100"/>
      <w:kern w:val="2"/>
      <w:sz w:val="16"/>
      <w:lang w:val="en-US" w:eastAsia="zh-CN"/>
    </w:rPr>
  </w:style>
  <w:style w:type="paragraph" w:styleId="2">
    <w:name w:val="heading 1"/>
    <w:basedOn w:val="1"/>
    <w:next w:val="1"/>
    <w:qFormat/>
    <w:uiPriority w:val="9"/>
    <w:pPr>
      <w:keepNext/>
      <w:keepLines/>
      <w:numPr>
        <w:ilvl w:val="0"/>
        <w:numId w:val="1"/>
      </w:numPr>
      <w:spacing w:before="40" w:beforeLines="0" w:beforeAutospacing="0" w:after="40" w:afterLines="0" w:afterAutospacing="0" w:line="240" w:lineRule="auto"/>
      <w:jc w:val="center"/>
      <w:outlineLvl w:val="0"/>
    </w:pPr>
    <w:rPr>
      <w:rFonts w:ascii="Times New Roman" w:hAnsi="Times New Roman" w:eastAsia="微软雅黑"/>
      <w:b/>
      <w:kern w:val="44"/>
      <w:sz w:val="32"/>
    </w:rPr>
  </w:style>
  <w:style w:type="paragraph" w:styleId="3">
    <w:name w:val="heading 2"/>
    <w:basedOn w:val="1"/>
    <w:next w:val="1"/>
    <w:link w:val="38"/>
    <w:unhideWhenUsed/>
    <w:qFormat/>
    <w:uiPriority w:val="9"/>
    <w:pPr>
      <w:keepNext/>
      <w:keepLines/>
      <w:numPr>
        <w:ilvl w:val="1"/>
        <w:numId w:val="1"/>
      </w:numPr>
      <w:pBdr>
        <w:top w:val="single" w:color="C0504D" w:sz="18" w:space="1"/>
        <w:left w:val="single" w:color="C0504D" w:sz="18" w:space="4"/>
        <w:bottom w:val="single" w:color="C0504D" w:sz="18" w:space="1"/>
        <w:right w:val="single" w:color="C0504D" w:sz="18" w:space="4"/>
      </w:pBdr>
      <w:tabs>
        <w:tab w:val="left" w:pos="0"/>
        <w:tab w:val="left" w:pos="432"/>
        <w:tab w:val="clear" w:pos="575"/>
      </w:tabs>
      <w:spacing w:before="50" w:beforeLines="50" w:beforeAutospacing="0" w:after="50" w:afterLines="50" w:afterAutospacing="0" w:line="240" w:lineRule="auto"/>
      <w:ind w:left="0" w:firstLine="283" w:firstLineChars="0"/>
      <w:jc w:val="left"/>
      <w:outlineLvl w:val="1"/>
    </w:pPr>
    <w:rPr>
      <w:rFonts w:ascii="Arial" w:hAnsi="Arial" w:eastAsia="微软雅黑"/>
      <w:b/>
      <w:color w:val="C00000"/>
      <w:sz w:val="28"/>
    </w:rPr>
  </w:style>
  <w:style w:type="paragraph" w:styleId="4">
    <w:name w:val="heading 3"/>
    <w:basedOn w:val="1"/>
    <w:next w:val="1"/>
    <w:link w:val="40"/>
    <w:unhideWhenUsed/>
    <w:qFormat/>
    <w:uiPriority w:val="9"/>
    <w:pPr>
      <w:keepNext w:val="0"/>
      <w:keepLines w:val="0"/>
      <w:numPr>
        <w:ilvl w:val="2"/>
        <w:numId w:val="1"/>
      </w:numPr>
      <w:pBdr>
        <w:top w:val="none" w:color="auto" w:sz="0" w:space="1"/>
        <w:left w:val="single" w:color="E5B8B7" w:sz="48" w:space="4"/>
        <w:bottom w:val="none" w:color="auto" w:sz="0" w:space="1"/>
        <w:right w:val="single" w:color="E5B8B7" w:sz="48" w:space="4"/>
      </w:pBdr>
      <w:tabs>
        <w:tab w:val="left" w:pos="-105"/>
        <w:tab w:val="left" w:pos="210"/>
        <w:tab w:val="clear" w:pos="720"/>
      </w:tabs>
      <w:spacing w:beforeLines="0" w:beforeAutospacing="0" w:afterLines="0" w:afterAutospacing="0" w:line="240" w:lineRule="auto"/>
      <w:ind w:left="0" w:firstLine="384"/>
      <w:jc w:val="left"/>
      <w:outlineLvl w:val="2"/>
    </w:pPr>
    <w:rPr>
      <w:rFonts w:eastAsia="新宋体"/>
      <w:b/>
      <w:color w:val="C0504D"/>
      <w:sz w:val="21"/>
    </w:rPr>
  </w:style>
  <w:style w:type="paragraph" w:styleId="5">
    <w:name w:val="heading 4"/>
    <w:basedOn w:val="1"/>
    <w:next w:val="1"/>
    <w:unhideWhenUsed/>
    <w:qFormat/>
    <w:uiPriority w:val="9"/>
    <w:pPr>
      <w:keepNext/>
      <w:keepLines/>
      <w:numPr>
        <w:ilvl w:val="3"/>
        <w:numId w:val="1"/>
      </w:numPr>
      <w:spacing w:before="20" w:beforeLines="0" w:beforeAutospacing="0" w:after="20" w:afterLines="0" w:afterAutospacing="0" w:line="240" w:lineRule="auto"/>
      <w:ind w:left="0" w:firstLine="0"/>
      <w:outlineLvl w:val="3"/>
    </w:pPr>
    <w:rPr>
      <w:rFonts w:ascii="Arial" w:hAnsi="Arial" w:eastAsia="黑体"/>
      <w:b/>
      <w:sz w:val="28"/>
    </w:rPr>
  </w:style>
  <w:style w:type="paragraph" w:styleId="6">
    <w:name w:val="heading 5"/>
    <w:basedOn w:val="1"/>
    <w:next w:val="1"/>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qFormat/>
    <w:uiPriority w:val="0"/>
    <w:rPr>
      <w:rFonts w:ascii="Times New Roman" w:hAnsi="Times New Roman" w:eastAsia="宋体"/>
    </w:rPr>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Cs w:val="24"/>
      <w:lang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FollowedHyperlink"/>
    <w:basedOn w:val="17"/>
    <w:unhideWhenUsed/>
    <w:qFormat/>
    <w:uiPriority w:val="99"/>
    <w:rPr>
      <w:rFonts w:ascii="Consolas" w:hAnsi="Consolas" w:eastAsia="宋体"/>
      <w:color w:val="800080"/>
      <w:sz w:val="16"/>
      <w:u w:val="single"/>
    </w:rPr>
  </w:style>
  <w:style w:type="character" w:styleId="20">
    <w:name w:val="Emphasis"/>
    <w:basedOn w:val="17"/>
    <w:qFormat/>
    <w:uiPriority w:val="0"/>
    <w:rPr>
      <w:i/>
    </w:rPr>
  </w:style>
  <w:style w:type="character" w:styleId="21">
    <w:name w:val="Hyperlink"/>
    <w:basedOn w:val="17"/>
    <w:qFormat/>
    <w:uiPriority w:val="0"/>
    <w:rPr>
      <w:rFonts w:ascii="Consolas" w:hAnsi="Consolas" w:eastAsia="宋体"/>
      <w:color w:val="0000FF"/>
      <w:spacing w:val="0"/>
      <w:sz w:val="16"/>
      <w:u w:val="single"/>
    </w:rPr>
  </w:style>
  <w:style w:type="character" w:styleId="22">
    <w:name w:val="HTML Code"/>
    <w:basedOn w:val="17"/>
    <w:qFormat/>
    <w:uiPriority w:val="0"/>
    <w:rPr>
      <w:rFonts w:ascii="Courier New" w:hAnsi="Courier New"/>
      <w:sz w:val="20"/>
    </w:rPr>
  </w:style>
  <w:style w:type="table" w:styleId="24">
    <w:name w:val="Table Grid"/>
    <w:basedOn w:val="23"/>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5">
    <w:name w:val="中   下划线  退2"/>
    <w:basedOn w:val="26"/>
    <w:qFormat/>
    <w:uiPriority w:val="0"/>
    <w:pPr>
      <w:tabs>
        <w:tab w:val="left" w:pos="0"/>
      </w:tabs>
      <w:ind w:firstLine="384" w:firstLineChars="200"/>
    </w:pPr>
  </w:style>
  <w:style w:type="paragraph" w:customStyle="1" w:styleId="26">
    <w:name w:val="中   下划线"/>
    <w:basedOn w:val="1"/>
    <w:qFormat/>
    <w:uiPriority w:val="0"/>
    <w:pPr>
      <w:numPr>
        <w:ilvl w:val="0"/>
        <w:numId w:val="2"/>
      </w:numPr>
    </w:pPr>
    <w:rPr>
      <w:rFonts w:eastAsia="微软雅黑"/>
      <w:u w:val="thick"/>
    </w:rPr>
  </w:style>
  <w:style w:type="paragraph" w:customStyle="1" w:styleId="27">
    <w:name w:val="正 C"/>
    <w:basedOn w:val="1"/>
    <w:next w:val="1"/>
    <w:qFormat/>
    <w:uiPriority w:val="0"/>
    <w:pPr>
      <w:pBdr>
        <w:left w:val="none" w:color="E5B8B7" w:sz="0" w:space="4"/>
        <w:right w:val="none" w:color="E5B8B7" w:sz="0" w:space="4"/>
      </w:pBdr>
      <w:tabs>
        <w:tab w:val="left" w:pos="-840"/>
        <w:tab w:val="left" w:pos="-105"/>
        <w:tab w:val="left" w:pos="210"/>
      </w:tabs>
      <w:wordWrap w:val="0"/>
      <w:ind w:firstLine="0"/>
      <w:outlineLvl w:val="3"/>
    </w:pPr>
    <w:rPr>
      <w:rFonts w:eastAsia="宋体"/>
      <w:b/>
      <w:color w:val="FF0000"/>
      <w:w w:val="100"/>
      <w:sz w:val="15"/>
    </w:rPr>
  </w:style>
  <w:style w:type="paragraph" w:customStyle="1" w:styleId="28">
    <w:name w:val="正文   重点"/>
    <w:basedOn w:val="1"/>
    <w:next w:val="1"/>
    <w:qFormat/>
    <w:uiPriority w:val="0"/>
    <w:pPr>
      <w:pBdr>
        <w:top w:val="single" w:color="4BACC6" w:themeColor="accent5" w:sz="4" w:space="1"/>
        <w:left w:val="single" w:color="4BACC6" w:themeColor="accent5" w:sz="4" w:space="4"/>
        <w:bottom w:val="single" w:color="4BACC6" w:themeColor="accent5" w:sz="4" w:space="1"/>
        <w:right w:val="single" w:color="4BACC6" w:themeColor="accent5" w:sz="4" w:space="4"/>
      </w:pBdr>
      <w:shd w:val="clear" w:fill="DBEEF3" w:themeFill="accent5" w:themeFillTint="32"/>
    </w:pPr>
    <w:rPr>
      <w:rFonts w:eastAsia="微软雅黑"/>
      <w:color w:val="FF0000"/>
      <w:sz w:val="18"/>
      <w:u w:color="4F81BD" w:themeColor="accent1"/>
    </w:rPr>
  </w:style>
  <w:style w:type="paragraph" w:customStyle="1" w:styleId="29">
    <w:name w:val="正 B"/>
    <w:basedOn w:val="4"/>
    <w:next w:val="1"/>
    <w:qFormat/>
    <w:uiPriority w:val="0"/>
    <w:pPr>
      <w:shd w:val="clear" w:fill="FFFFFF" w:themeFill="background1"/>
    </w:pPr>
  </w:style>
  <w:style w:type="paragraph" w:customStyle="1" w:styleId="30">
    <w:name w:val="正文   退2"/>
    <w:basedOn w:val="1"/>
    <w:link w:val="41"/>
    <w:qFormat/>
    <w:uiPriority w:val="0"/>
    <w:pPr>
      <w:ind w:firstLine="384" w:firstLineChars="200"/>
    </w:pPr>
  </w:style>
  <w:style w:type="paragraph" w:customStyle="1" w:styleId="31">
    <w:name w:val="中   下划线  粗"/>
    <w:basedOn w:val="26"/>
    <w:link w:val="39"/>
    <w:qFormat/>
    <w:uiPriority w:val="0"/>
    <w:pPr>
      <w:numPr>
        <w:ilvl w:val="0"/>
        <w:numId w:val="3"/>
      </w:numPr>
    </w:pPr>
    <w:rPr>
      <w:rFonts w:eastAsia="微软雅黑"/>
      <w:b/>
    </w:rPr>
  </w:style>
  <w:style w:type="paragraph" w:customStyle="1" w:styleId="32">
    <w:name w:val="中   下划线  退2  粗"/>
    <w:basedOn w:val="25"/>
    <w:qFormat/>
    <w:uiPriority w:val="0"/>
    <w:rPr>
      <w:rFonts w:eastAsia="微软雅黑"/>
      <w:b/>
    </w:rPr>
  </w:style>
  <w:style w:type="paragraph" w:customStyle="1" w:styleId="33">
    <w:name w:val="中  代码"/>
    <w:basedOn w:val="1"/>
    <w:link w:val="36"/>
    <w:qFormat/>
    <w:uiPriority w:val="0"/>
    <w:pPr>
      <w:pBdr>
        <w:top w:val="none" w:color="4F81BD" w:sz="0" w:space="1"/>
        <w:left w:val="single" w:color="4F81BD" w:sz="8" w:space="4"/>
        <w:bottom w:val="none" w:color="auto" w:sz="0" w:space="1"/>
        <w:right w:val="single" w:color="4F81BD" w:sz="8" w:space="4"/>
      </w:pBdr>
      <w:shd w:val="clear" w:color="auto" w:fill="F1F1F1"/>
      <w:ind w:left="384" w:leftChars="200" w:right="384" w:rightChars="200" w:firstLine="0" w:firstLineChars="0"/>
    </w:pPr>
    <w:rPr>
      <w:rFonts w:ascii="Consolas" w:hAnsi="Consolas" w:eastAsia="宋体"/>
    </w:rPr>
  </w:style>
  <w:style w:type="paragraph" w:customStyle="1" w:styleId="34">
    <w:name w:val="中  分隔符================================================================"/>
    <w:basedOn w:val="1"/>
    <w:link w:val="37"/>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paragraph" w:customStyle="1" w:styleId="35">
    <w:name w:val="正 A"/>
    <w:basedOn w:val="3"/>
    <w:next w:val="1"/>
    <w:qFormat/>
    <w:uiPriority w:val="0"/>
    <w:pPr>
      <w:numPr>
        <w:ilvl w:val="0"/>
        <w:numId w:val="0"/>
      </w:numPr>
    </w:pPr>
    <w:rPr>
      <w:rFonts w:ascii="Consolas" w:hAnsi="Consolas"/>
      <w:sz w:val="24"/>
      <w:szCs w:val="22"/>
    </w:rPr>
  </w:style>
  <w:style w:type="character" w:customStyle="1" w:styleId="36">
    <w:name w:val="a代码 Char"/>
    <w:link w:val="33"/>
    <w:qFormat/>
    <w:uiPriority w:val="0"/>
    <w:rPr>
      <w:rFonts w:ascii="Consolas" w:hAnsi="Consolas" w:eastAsia="宋体"/>
      <w:w w:val="120"/>
      <w:sz w:val="16"/>
    </w:rPr>
  </w:style>
  <w:style w:type="character" w:customStyle="1" w:styleId="37">
    <w:name w:val="A分隔符--------------------------- Char"/>
    <w:link w:val="34"/>
    <w:qFormat/>
    <w:uiPriority w:val="0"/>
    <w:rPr>
      <w:rFonts w:eastAsia="仿宋"/>
      <w:sz w:val="2"/>
    </w:rPr>
  </w:style>
  <w:style w:type="character" w:customStyle="1" w:styleId="38">
    <w:name w:val="标题 2 Char"/>
    <w:link w:val="3"/>
    <w:qFormat/>
    <w:uiPriority w:val="0"/>
    <w:rPr>
      <w:rFonts w:ascii="Arial" w:hAnsi="Arial" w:eastAsia="微软雅黑"/>
      <w:b/>
      <w:color w:val="C00000"/>
      <w:sz w:val="28"/>
    </w:rPr>
  </w:style>
  <w:style w:type="character" w:customStyle="1" w:styleId="39">
    <w:name w:val="中   下划线0  Char"/>
    <w:link w:val="31"/>
    <w:qFormat/>
    <w:uiPriority w:val="0"/>
    <w:rPr>
      <w:rFonts w:eastAsia="微软雅黑"/>
      <w:b/>
      <w:u w:val="thick"/>
    </w:rPr>
  </w:style>
  <w:style w:type="character" w:customStyle="1" w:styleId="40">
    <w:name w:val="标题 3 Char"/>
    <w:link w:val="4"/>
    <w:qFormat/>
    <w:uiPriority w:val="9"/>
    <w:rPr>
      <w:rFonts w:eastAsia="新宋体"/>
      <w:b/>
      <w:color w:val="C0504D"/>
      <w:sz w:val="21"/>
    </w:rPr>
  </w:style>
  <w:style w:type="character" w:customStyle="1" w:styleId="41">
    <w:name w:val="正文   退2 Char"/>
    <w:link w:val="30"/>
    <w:qFormat/>
    <w:uiPriority w:val="0"/>
  </w:style>
  <w:style w:type="paragraph" w:customStyle="1" w:styleId="42">
    <w:name w:val="正文1"/>
    <w:basedOn w:val="1"/>
    <w:qFormat/>
    <w:uiPriority w:val="0"/>
    <w:pPr>
      <w:ind w:firstLine="384" w:firstLineChars="200"/>
    </w:pPr>
  </w:style>
  <w:style w:type="paragraph" w:customStyle="1" w:styleId="43">
    <w:name w:val="正文   重点   2"/>
    <w:basedOn w:val="1"/>
    <w:qFormat/>
    <w:uiPriority w:val="0"/>
    <w:pPr>
      <w:pBdr>
        <w:top w:val="single" w:color="548DD4" w:themeColor="text2" w:themeTint="99" w:sz="4" w:space="1"/>
        <w:left w:val="single" w:color="548DD4" w:themeColor="text2" w:themeTint="99" w:sz="4" w:space="4"/>
        <w:bottom w:val="single" w:color="548DD4" w:themeColor="text2" w:themeTint="99" w:sz="4" w:space="1"/>
        <w:right w:val="single" w:color="548DD4" w:themeColor="text2" w:themeTint="99" w:sz="4" w:space="4"/>
      </w:pBdr>
      <w:shd w:val="clear" w:fill="DBEEF3" w:themeFill="accent5" w:themeFillTint="32"/>
      <w:ind w:leftChars="0" w:firstLine="320" w:firstLineChars="200"/>
      <w:jc w:val="left"/>
    </w:pPr>
    <w:rPr>
      <w:rFonts w:eastAsia="微软雅黑"/>
      <w:color w:val="FF0000"/>
      <w:sz w:val="18"/>
    </w:rPr>
  </w:style>
  <w:style w:type="paragraph" w:customStyle="1" w:styleId="44">
    <w:name w:val="中   下划线1"/>
    <w:basedOn w:val="26"/>
    <w:qFormat/>
    <w:uiPriority w:val="0"/>
    <w:pPr>
      <w:ind w:firstLine="384" w:firstLineChars="200"/>
    </w:pPr>
  </w:style>
  <w:style w:type="paragraph" w:customStyle="1" w:styleId="45">
    <w:name w:val="中  分隔符---------------------------"/>
    <w:basedOn w:val="1"/>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microsoft.com/office/2011/relationships/people" Target="people.xml"/><Relationship Id="rId54" Type="http://schemas.openxmlformats.org/officeDocument/2006/relationships/fontTable" Target="fontTable.xml"/><Relationship Id="rId53" Type="http://schemas.microsoft.com/office/2006/relationships/keyMapCustomizations" Target="customizations.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emf"/><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HTML\&#31508;&#35760;\00000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000000.dot</Template>
  <Pages>1</Pages>
  <Words>9</Words>
  <Characters>21</Characters>
  <Lines>0</Lines>
  <Paragraphs>0</Paragraphs>
  <TotalTime>4</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2016-06-05T12:09:00Z</dcterms:created>
  <dc:creator>Administrator</dc:creator>
  <cp:lastModifiedBy>bingyeby</cp:lastModifiedBy>
  <dcterms:modified xsi:type="dcterms:W3CDTF">2019-05-17T10:59:08Z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